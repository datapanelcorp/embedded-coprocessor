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Ref221202358" w:displacedByCustomXml="next"/>
    <w:sdt>
      <w:sdtPr>
        <w:id w:val="1570460641"/>
        <w:docPartObj>
          <w:docPartGallery w:val="Cover Pages"/>
          <w:docPartUnique/>
        </w:docPartObj>
      </w:sdtPr>
      <w:sdtContent>
        <w:p w14:paraId="446B586D" w14:textId="5877CE5D" w:rsidR="00943F4C" w:rsidRDefault="00943F4C">
          <w:r>
            <w:rPr>
              <w:noProof/>
            </w:rPr>
            <w:drawing>
              <wp:anchor distT="0" distB="0" distL="114300" distR="114300" simplePos="0" relativeHeight="251676672" behindDoc="1" locked="0" layoutInCell="1" allowOverlap="1" wp14:anchorId="12CF929F" wp14:editId="0734A0FA">
                <wp:simplePos x="0" y="0"/>
                <wp:positionH relativeFrom="margin">
                  <wp:align>center</wp:align>
                </wp:positionH>
                <wp:positionV relativeFrom="page">
                  <wp:posOffset>1231900</wp:posOffset>
                </wp:positionV>
                <wp:extent cx="1819275" cy="333375"/>
                <wp:effectExtent l="0" t="0" r="9525" b="9525"/>
                <wp:wrapTight wrapText="bothSides">
                  <wp:wrapPolygon edited="0">
                    <wp:start x="226" y="0"/>
                    <wp:lineTo x="0" y="19749"/>
                    <wp:lineTo x="0" y="20983"/>
                    <wp:lineTo x="21487" y="20983"/>
                    <wp:lineTo x="21487" y="0"/>
                    <wp:lineTo x="226" y="0"/>
                  </wp:wrapPolygon>
                </wp:wrapTight>
                <wp:docPr id="2644215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1518" name="Graphic 264421518"/>
                        <pic:cNvPicPr/>
                      </pic:nvPicPr>
                      <pic:blipFill>
                        <a:blip r:embed="rId9">
                          <a:extLst>
                            <a:ext uri="{96DAC541-7B7A-43D3-8B79-37D633B846F1}">
                              <asvg:svgBlip xmlns:asvg="http://schemas.microsoft.com/office/drawing/2016/SVG/main" r:embed="rId10"/>
                            </a:ext>
                          </a:extLst>
                        </a:blip>
                        <a:stretch>
                          <a:fillRect/>
                        </a:stretch>
                      </pic:blipFill>
                      <pic:spPr>
                        <a:xfrm>
                          <a:off x="0" y="0"/>
                          <a:ext cx="1819275" cy="333375"/>
                        </a:xfrm>
                        <a:prstGeom prst="rect">
                          <a:avLst/>
                        </a:prstGeom>
                      </pic:spPr>
                    </pic:pic>
                  </a:graphicData>
                </a:graphic>
              </wp:anchor>
            </w:drawing>
          </w:r>
        </w:p>
        <w:tbl>
          <w:tblPr>
            <w:tblStyle w:val="GridTable1Light"/>
            <w:tblpPr w:leftFromText="180" w:rightFromText="180" w:vertAnchor="text" w:horzAnchor="margin" w:tblpXSpec="center" w:tblpY="9180"/>
            <w:tblW w:w="0" w:type="auto"/>
            <w:jc w:val="center"/>
            <w:tblLook w:val="04A0" w:firstRow="1" w:lastRow="0" w:firstColumn="1" w:lastColumn="0" w:noHBand="0" w:noVBand="1"/>
          </w:tblPr>
          <w:tblGrid>
            <w:gridCol w:w="624"/>
            <w:gridCol w:w="1490"/>
            <w:gridCol w:w="956"/>
            <w:gridCol w:w="5655"/>
          </w:tblGrid>
          <w:tr w:rsidR="00943F4C" w14:paraId="5AE01C1C" w14:textId="116A8E63" w:rsidTr="006B2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47B61CEF" w14:textId="4DD78432" w:rsidR="00943F4C" w:rsidRDefault="00943F4C" w:rsidP="006B2A43">
                <w:pPr>
                  <w:jc w:val="center"/>
                </w:pPr>
                <w:r>
                  <w:t>Rev</w:t>
                </w:r>
              </w:p>
            </w:tc>
            <w:tc>
              <w:tcPr>
                <w:tcW w:w="1490" w:type="dxa"/>
              </w:tcPr>
              <w:p w14:paraId="3080DE62" w14:textId="276F1A8B" w:rsidR="00943F4C" w:rsidRDefault="00943F4C" w:rsidP="006B2A43">
                <w:pPr>
                  <w:jc w:val="center"/>
                  <w:cnfStyle w:val="100000000000" w:firstRow="1" w:lastRow="0" w:firstColumn="0" w:lastColumn="0" w:oddVBand="0" w:evenVBand="0" w:oddHBand="0" w:evenHBand="0" w:firstRowFirstColumn="0" w:firstRowLastColumn="0" w:lastRowFirstColumn="0" w:lastRowLastColumn="0"/>
                </w:pPr>
                <w:r>
                  <w:t>Date</w:t>
                </w:r>
              </w:p>
            </w:tc>
            <w:tc>
              <w:tcPr>
                <w:tcW w:w="956" w:type="dxa"/>
              </w:tcPr>
              <w:p w14:paraId="7D609919" w14:textId="691DA586" w:rsidR="00943F4C" w:rsidRDefault="00943F4C" w:rsidP="006B2A43">
                <w:pPr>
                  <w:jc w:val="center"/>
                  <w:cnfStyle w:val="100000000000" w:firstRow="1" w:lastRow="0" w:firstColumn="0" w:lastColumn="0" w:oddVBand="0" w:evenVBand="0" w:oddHBand="0" w:evenHBand="0" w:firstRowFirstColumn="0" w:firstRowLastColumn="0" w:lastRowFirstColumn="0" w:lastRowLastColumn="0"/>
                </w:pPr>
                <w:r>
                  <w:t>Author</w:t>
                </w:r>
              </w:p>
            </w:tc>
            <w:tc>
              <w:tcPr>
                <w:tcW w:w="5655" w:type="dxa"/>
              </w:tcPr>
              <w:p w14:paraId="3FE53099" w14:textId="46C376C7" w:rsidR="00943F4C" w:rsidRDefault="00943F4C" w:rsidP="006B2A43">
                <w:pPr>
                  <w:jc w:val="center"/>
                  <w:cnfStyle w:val="100000000000" w:firstRow="1" w:lastRow="0" w:firstColumn="0" w:lastColumn="0" w:oddVBand="0" w:evenVBand="0" w:oddHBand="0" w:evenHBand="0" w:firstRowFirstColumn="0" w:firstRowLastColumn="0" w:lastRowFirstColumn="0" w:lastRowLastColumn="0"/>
                </w:pPr>
                <w:r>
                  <w:t>Description</w:t>
                </w:r>
              </w:p>
            </w:tc>
          </w:tr>
          <w:tr w:rsidR="00943F4C" w14:paraId="54D89C7E" w14:textId="5686461B" w:rsidTr="006B2A43">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62A33516" w14:textId="55D1F476" w:rsidR="00943F4C" w:rsidRDefault="00943F4C" w:rsidP="006B2A43">
                <w:pPr>
                  <w:jc w:val="center"/>
                </w:pPr>
                <w:r>
                  <w:t>A</w:t>
                </w:r>
              </w:p>
            </w:tc>
            <w:tc>
              <w:tcPr>
                <w:tcW w:w="1490" w:type="dxa"/>
              </w:tcPr>
              <w:p w14:paraId="2A3881CF" w14:textId="18CABFBD"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r>
                  <w:t>2026-04-08</w:t>
                </w:r>
              </w:p>
            </w:tc>
            <w:tc>
              <w:tcPr>
                <w:tcW w:w="956" w:type="dxa"/>
              </w:tcPr>
              <w:p w14:paraId="5735C0A4" w14:textId="4E2FD4FF"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r>
                  <w:t>AJ</w:t>
                </w:r>
              </w:p>
            </w:tc>
            <w:tc>
              <w:tcPr>
                <w:tcW w:w="5655" w:type="dxa"/>
              </w:tcPr>
              <w:p w14:paraId="783C628E" w14:textId="64DE0E7C" w:rsidR="00943F4C" w:rsidRDefault="00943F4C" w:rsidP="006B2A43">
                <w:pPr>
                  <w:cnfStyle w:val="000000000000" w:firstRow="0" w:lastRow="0" w:firstColumn="0" w:lastColumn="0" w:oddVBand="0" w:evenVBand="0" w:oddHBand="0" w:evenHBand="0" w:firstRowFirstColumn="0" w:firstRowLastColumn="0" w:lastRowFirstColumn="0" w:lastRowLastColumn="0"/>
                </w:pPr>
                <w:r>
                  <w:t>Initial draft</w:t>
                </w:r>
              </w:p>
            </w:tc>
          </w:tr>
          <w:tr w:rsidR="00943F4C" w14:paraId="590ED26E" w14:textId="3F9DDF3E" w:rsidTr="006B2A43">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14F873C1" w14:textId="5198309D" w:rsidR="00943F4C" w:rsidRDefault="004717AB" w:rsidP="006B2A43">
                <w:pPr>
                  <w:jc w:val="center"/>
                </w:pPr>
                <w:ins w:id="1" w:author="Jansen, Adam (US)" w:date="2026-07-23T14:57:00Z" w16du:dateUtc="2026-07-23T19:57:00Z">
                  <w:r>
                    <w:t>B</w:t>
                  </w:r>
                </w:ins>
              </w:p>
            </w:tc>
            <w:tc>
              <w:tcPr>
                <w:tcW w:w="1490" w:type="dxa"/>
              </w:tcPr>
              <w:p w14:paraId="1A7D6EC2" w14:textId="691AD6E4" w:rsidR="00943F4C" w:rsidRDefault="004717AB" w:rsidP="006B2A43">
                <w:pPr>
                  <w:jc w:val="center"/>
                  <w:cnfStyle w:val="000000000000" w:firstRow="0" w:lastRow="0" w:firstColumn="0" w:lastColumn="0" w:oddVBand="0" w:evenVBand="0" w:oddHBand="0" w:evenHBand="0" w:firstRowFirstColumn="0" w:firstRowLastColumn="0" w:lastRowFirstColumn="0" w:lastRowLastColumn="0"/>
                </w:pPr>
                <w:ins w:id="2" w:author="Jansen, Adam (US)" w:date="2026-07-23T14:57:00Z" w16du:dateUtc="2026-07-23T19:57:00Z">
                  <w:r>
                    <w:t>2026-07-23</w:t>
                  </w:r>
                </w:ins>
              </w:p>
            </w:tc>
            <w:tc>
              <w:tcPr>
                <w:tcW w:w="956" w:type="dxa"/>
              </w:tcPr>
              <w:p w14:paraId="6F63E1B2" w14:textId="251D42B0" w:rsidR="00943F4C" w:rsidRDefault="004717AB" w:rsidP="006B2A43">
                <w:pPr>
                  <w:jc w:val="center"/>
                  <w:cnfStyle w:val="000000000000" w:firstRow="0" w:lastRow="0" w:firstColumn="0" w:lastColumn="0" w:oddVBand="0" w:evenVBand="0" w:oddHBand="0" w:evenHBand="0" w:firstRowFirstColumn="0" w:firstRowLastColumn="0" w:lastRowFirstColumn="0" w:lastRowLastColumn="0"/>
                </w:pPr>
                <w:ins w:id="3" w:author="Jansen, Adam (US)" w:date="2026-07-23T14:57:00Z" w16du:dateUtc="2026-07-23T19:57:00Z">
                  <w:r>
                    <w:t>AJ</w:t>
                  </w:r>
                </w:ins>
              </w:p>
            </w:tc>
            <w:tc>
              <w:tcPr>
                <w:tcW w:w="5655" w:type="dxa"/>
              </w:tcPr>
              <w:p w14:paraId="268A1887" w14:textId="5D15E114" w:rsidR="00943F4C" w:rsidRDefault="004717AB" w:rsidP="006B2A43">
                <w:pPr>
                  <w:cnfStyle w:val="000000000000" w:firstRow="0" w:lastRow="0" w:firstColumn="0" w:lastColumn="0" w:oddVBand="0" w:evenVBand="0" w:oddHBand="0" w:evenHBand="0" w:firstRowFirstColumn="0" w:firstRowLastColumn="0" w:lastRowFirstColumn="0" w:lastRowLastColumn="0"/>
                </w:pPr>
                <w:ins w:id="4" w:author="Jansen, Adam (US)" w:date="2026-07-23T14:57:00Z" w16du:dateUtc="2026-07-23T19:57:00Z">
                  <w:r>
                    <w:t>Adjust for UART instead of I2C</w:t>
                  </w:r>
                </w:ins>
              </w:p>
            </w:tc>
          </w:tr>
          <w:tr w:rsidR="00943F4C" w14:paraId="373BFFA2" w14:textId="77777777" w:rsidTr="006B2A43">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4E34BBC5" w14:textId="77777777" w:rsidR="00943F4C" w:rsidRDefault="00943F4C" w:rsidP="006B2A43">
                <w:pPr>
                  <w:jc w:val="center"/>
                </w:pPr>
              </w:p>
            </w:tc>
            <w:tc>
              <w:tcPr>
                <w:tcW w:w="1490" w:type="dxa"/>
              </w:tcPr>
              <w:p w14:paraId="58145EAA"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956" w:type="dxa"/>
              </w:tcPr>
              <w:p w14:paraId="20808164"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5655" w:type="dxa"/>
              </w:tcPr>
              <w:p w14:paraId="7CF0A6CD" w14:textId="77777777" w:rsidR="00943F4C" w:rsidRDefault="00943F4C" w:rsidP="006B2A43">
                <w:pPr>
                  <w:cnfStyle w:val="000000000000" w:firstRow="0" w:lastRow="0" w:firstColumn="0" w:lastColumn="0" w:oddVBand="0" w:evenVBand="0" w:oddHBand="0" w:evenHBand="0" w:firstRowFirstColumn="0" w:firstRowLastColumn="0" w:lastRowFirstColumn="0" w:lastRowLastColumn="0"/>
                </w:pPr>
              </w:p>
            </w:tc>
          </w:tr>
          <w:tr w:rsidR="00943F4C" w14:paraId="083B2043" w14:textId="77777777" w:rsidTr="006B2A43">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7C7F7553" w14:textId="77777777" w:rsidR="00943F4C" w:rsidRDefault="00943F4C" w:rsidP="006B2A43">
                <w:pPr>
                  <w:jc w:val="center"/>
                </w:pPr>
              </w:p>
            </w:tc>
            <w:tc>
              <w:tcPr>
                <w:tcW w:w="1490" w:type="dxa"/>
              </w:tcPr>
              <w:p w14:paraId="40C4F387"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956" w:type="dxa"/>
              </w:tcPr>
              <w:p w14:paraId="5EBF5DFA"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5655" w:type="dxa"/>
              </w:tcPr>
              <w:p w14:paraId="6E853B26" w14:textId="77777777" w:rsidR="00943F4C" w:rsidRDefault="00943F4C" w:rsidP="006B2A43">
                <w:pPr>
                  <w:cnfStyle w:val="000000000000" w:firstRow="0" w:lastRow="0" w:firstColumn="0" w:lastColumn="0" w:oddVBand="0" w:evenVBand="0" w:oddHBand="0" w:evenHBand="0" w:firstRowFirstColumn="0" w:firstRowLastColumn="0" w:lastRowFirstColumn="0" w:lastRowLastColumn="0"/>
                </w:pPr>
              </w:p>
            </w:tc>
          </w:tr>
          <w:tr w:rsidR="00943F4C" w14:paraId="1EF38BB3" w14:textId="77777777" w:rsidTr="006B2A43">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0C55362A" w14:textId="77777777" w:rsidR="00943F4C" w:rsidRDefault="00943F4C" w:rsidP="006B2A43">
                <w:pPr>
                  <w:jc w:val="center"/>
                </w:pPr>
              </w:p>
            </w:tc>
            <w:tc>
              <w:tcPr>
                <w:tcW w:w="1490" w:type="dxa"/>
              </w:tcPr>
              <w:p w14:paraId="3C0BA2CE"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956" w:type="dxa"/>
              </w:tcPr>
              <w:p w14:paraId="25717F7F"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5655" w:type="dxa"/>
              </w:tcPr>
              <w:p w14:paraId="0E34E9A1" w14:textId="77777777" w:rsidR="00943F4C" w:rsidRDefault="00943F4C" w:rsidP="006B2A43">
                <w:pPr>
                  <w:cnfStyle w:val="000000000000" w:firstRow="0" w:lastRow="0" w:firstColumn="0" w:lastColumn="0" w:oddVBand="0" w:evenVBand="0" w:oddHBand="0" w:evenHBand="0" w:firstRowFirstColumn="0" w:firstRowLastColumn="0" w:lastRowFirstColumn="0" w:lastRowLastColumn="0"/>
                </w:pPr>
              </w:p>
            </w:tc>
          </w:tr>
          <w:tr w:rsidR="00943F4C" w14:paraId="054E5411" w14:textId="77777777" w:rsidTr="006B2A43">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767F9373" w14:textId="77777777" w:rsidR="00943F4C" w:rsidRDefault="00943F4C" w:rsidP="006B2A43">
                <w:pPr>
                  <w:jc w:val="center"/>
                </w:pPr>
              </w:p>
            </w:tc>
            <w:tc>
              <w:tcPr>
                <w:tcW w:w="1490" w:type="dxa"/>
              </w:tcPr>
              <w:p w14:paraId="174899FE"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956" w:type="dxa"/>
              </w:tcPr>
              <w:p w14:paraId="57485873" w14:textId="77777777" w:rsidR="00943F4C" w:rsidRDefault="00943F4C" w:rsidP="006B2A43">
                <w:pPr>
                  <w:jc w:val="center"/>
                  <w:cnfStyle w:val="000000000000" w:firstRow="0" w:lastRow="0" w:firstColumn="0" w:lastColumn="0" w:oddVBand="0" w:evenVBand="0" w:oddHBand="0" w:evenHBand="0" w:firstRowFirstColumn="0" w:firstRowLastColumn="0" w:lastRowFirstColumn="0" w:lastRowLastColumn="0"/>
                </w:pPr>
              </w:p>
            </w:tc>
            <w:tc>
              <w:tcPr>
                <w:tcW w:w="5655" w:type="dxa"/>
              </w:tcPr>
              <w:p w14:paraId="0D760FF1" w14:textId="77777777" w:rsidR="00943F4C" w:rsidRDefault="00943F4C" w:rsidP="006B2A43">
                <w:pPr>
                  <w:cnfStyle w:val="000000000000" w:firstRow="0" w:lastRow="0" w:firstColumn="0" w:lastColumn="0" w:oddVBand="0" w:evenVBand="0" w:oddHBand="0" w:evenHBand="0" w:firstRowFirstColumn="0" w:firstRowLastColumn="0" w:lastRowFirstColumn="0" w:lastRowLastColumn="0"/>
                </w:pPr>
              </w:p>
            </w:tc>
          </w:tr>
        </w:tbl>
        <w:p w14:paraId="442F914A" w14:textId="052938A2" w:rsidR="00943F4C" w:rsidRDefault="006B2A43" w:rsidP="00943F4C">
          <w:pPr>
            <w:jc w:val="center"/>
          </w:pPr>
          <w:r>
            <w:rPr>
              <w:noProof/>
            </w:rPr>
            <mc:AlternateContent>
              <mc:Choice Requires="wps">
                <w:drawing>
                  <wp:anchor distT="0" distB="0" distL="182880" distR="182880" simplePos="0" relativeHeight="251675648" behindDoc="0" locked="0" layoutInCell="1" allowOverlap="1" wp14:anchorId="6A33E262" wp14:editId="17D5F71C">
                    <wp:simplePos x="0" y="0"/>
                    <wp:positionH relativeFrom="margin">
                      <wp:align>right</wp:align>
                    </wp:positionH>
                    <wp:positionV relativeFrom="page">
                      <wp:posOffset>4639945</wp:posOffset>
                    </wp:positionV>
                    <wp:extent cx="3506470" cy="6720840"/>
                    <wp:effectExtent l="0" t="0" r="0" b="9525"/>
                    <wp:wrapSquare wrapText="bothSides"/>
                    <wp:docPr id="131" name="Text Box 32"/>
                    <wp:cNvGraphicFramePr/>
                    <a:graphic xmlns:a="http://schemas.openxmlformats.org/drawingml/2006/main">
                      <a:graphicData uri="http://schemas.microsoft.com/office/word/2010/wordprocessingShape">
                        <wps:wsp>
                          <wps:cNvSpPr txBox="1"/>
                          <wps:spPr>
                            <a:xfrm>
                              <a:off x="0" y="0"/>
                              <a:ext cx="350647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40F96" w14:textId="373E21A7" w:rsidR="00943F4C" w:rsidRPr="006B2A43" w:rsidRDefault="00000000" w:rsidP="006B2A43">
                                <w:pPr>
                                  <w:pStyle w:val="NoSpacing"/>
                                  <w:spacing w:before="40" w:after="560" w:line="216" w:lineRule="auto"/>
                                  <w:jc w:val="right"/>
                                  <w:rPr>
                                    <w:rFonts w:ascii="Murrelektronik Thesis" w:hAnsi="Murrelektronik Thesis"/>
                                    <w:color w:val="156082" w:themeColor="accent1"/>
                                    <w:sz w:val="72"/>
                                    <w:szCs w:val="72"/>
                                  </w:rPr>
                                </w:pPr>
                                <w:sdt>
                                  <w:sdtPr>
                                    <w:rPr>
                                      <w:rFonts w:ascii="Murrelektronik Thesis" w:hAnsi="Murrelektronik Thesis"/>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43F4C" w:rsidRPr="006B2A43">
                                      <w:rPr>
                                        <w:rFonts w:ascii="Murrelektronik Thesis" w:hAnsi="Murrelektronik Thesis"/>
                                        <w:color w:val="156082" w:themeColor="accent1"/>
                                        <w:sz w:val="72"/>
                                        <w:szCs w:val="72"/>
                                      </w:rPr>
                                      <w:t>ECP Protocol Specification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A33E262" id="_x0000_t202" coordsize="21600,21600" o:spt="202" path="m,l,21600r21600,l21600,xe">
                    <v:stroke joinstyle="miter"/>
                    <v:path gradientshapeok="t" o:connecttype="rect"/>
                  </v:shapetype>
                  <v:shape id="Text Box 32" o:spid="_x0000_s1026" type="#_x0000_t202" style="position:absolute;left:0;text-align:left;margin-left:224.9pt;margin-top:365.35pt;width:276.1pt;height:529.2pt;z-index:251675648;visibility:visible;mso-wrap-style:square;mso-width-percent:0;mso-height-percent:350;mso-wrap-distance-left:14.4pt;mso-wrap-distance-top:0;mso-wrap-distance-right:14.4pt;mso-wrap-distance-bottom:0;mso-position-horizontal:righ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" filled="f" stroked="f" strokeweight=".5pt">
                    <v:textbox style="mso-fit-shape-to-text:t" inset="0,0,0,0">
                      <w:txbxContent>
                        <w:p w14:paraId="32140F96" w14:textId="373E21A7" w:rsidR="00943F4C" w:rsidRPr="006B2A43" w:rsidRDefault="00000000" w:rsidP="006B2A43">
                          <w:pPr>
                            <w:pStyle w:val="NoSpacing"/>
                            <w:spacing w:before="40" w:after="560" w:line="216" w:lineRule="auto"/>
                            <w:jc w:val="right"/>
                            <w:rPr>
                              <w:rFonts w:ascii="Murrelektronik Thesis" w:hAnsi="Murrelektronik Thesis"/>
                              <w:color w:val="156082" w:themeColor="accent1"/>
                              <w:sz w:val="72"/>
                              <w:szCs w:val="72"/>
                            </w:rPr>
                          </w:pPr>
                          <w:sdt>
                            <w:sdtPr>
                              <w:rPr>
                                <w:rFonts w:ascii="Murrelektronik Thesis" w:hAnsi="Murrelektronik Thesis"/>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43F4C" w:rsidRPr="006B2A43">
                                <w:rPr>
                                  <w:rFonts w:ascii="Murrelektronik Thesis" w:hAnsi="Murrelektronik Thesis"/>
                                  <w:color w:val="156082" w:themeColor="accent1"/>
                                  <w:sz w:val="72"/>
                                  <w:szCs w:val="72"/>
                                </w:rPr>
                                <w:t>ECP Protocol Specification</w:t>
                              </w:r>
                            </w:sdtContent>
                          </w:sdt>
                        </w:p>
                      </w:txbxContent>
                    </v:textbox>
                    <w10:wrap type="square" anchorx="margin" anchory="page"/>
                  </v:shape>
                </w:pict>
              </mc:Fallback>
            </mc:AlternateContent>
          </w:r>
          <w:r w:rsidR="00943F4C">
            <w:rPr>
              <w:noProof/>
            </w:rPr>
            <mc:AlternateContent>
              <mc:Choice Requires="wps">
                <w:drawing>
                  <wp:anchor distT="45720" distB="45720" distL="114300" distR="114300" simplePos="0" relativeHeight="251678720" behindDoc="0" locked="0" layoutInCell="1" allowOverlap="1" wp14:anchorId="6D748F3D" wp14:editId="6B47CD98">
                    <wp:simplePos x="0" y="0"/>
                    <wp:positionH relativeFrom="margin">
                      <wp:align>center</wp:align>
                    </wp:positionH>
                    <wp:positionV relativeFrom="paragraph">
                      <wp:posOffset>7380812</wp:posOffset>
                    </wp:positionV>
                    <wp:extent cx="36150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5055" cy="1404620"/>
                            </a:xfrm>
                            <a:prstGeom prst="rect">
                              <a:avLst/>
                            </a:prstGeom>
                            <a:noFill/>
                            <a:ln w="9525">
                              <a:noFill/>
                              <a:miter lim="800000"/>
                              <a:headEnd/>
                              <a:tailEnd/>
                            </a:ln>
                          </wps:spPr>
                          <wps:txbx>
                            <w:txbxContent>
                              <w:p w14:paraId="3131DDA8" w14:textId="75EF40A2" w:rsidR="00943F4C" w:rsidRPr="00943F4C" w:rsidRDefault="00943F4C">
                                <w:pPr>
                                  <w:rPr>
                                    <w:color w:val="3A3A3A" w:themeColor="background2" w:themeShade="40"/>
                                    <w:sz w:val="18"/>
                                    <w:szCs w:val="18"/>
                                  </w:rPr>
                                </w:pPr>
                                <w:r w:rsidRPr="00943F4C">
                                  <w:rPr>
                                    <w:color w:val="3A3A3A" w:themeColor="background2" w:themeShade="40"/>
                                    <w:sz w:val="18"/>
                                    <w:szCs w:val="18"/>
                                  </w:rPr>
                                  <w:t>This document is the exclusive property of Data Panel Corporation. Any reproduction or this document without permission is prohibited.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748F3D" id="Text Box 2" o:spid="_x0000_s1027" type="#_x0000_t202" style="position:absolute;left:0;text-align:left;margin-left:0;margin-top:581.15pt;width:284.65pt;height:110.6pt;z-index:2516787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" filled="f" stroked="f">
                    <v:textbox style="mso-fit-shape-to-text:t">
                      <w:txbxContent>
                        <w:p w14:paraId="3131DDA8" w14:textId="75EF40A2" w:rsidR="00943F4C" w:rsidRPr="00943F4C" w:rsidRDefault="00943F4C">
                          <w:pPr>
                            <w:rPr>
                              <w:color w:val="3A3A3A" w:themeColor="background2" w:themeShade="40"/>
                              <w:sz w:val="18"/>
                              <w:szCs w:val="18"/>
                            </w:rPr>
                          </w:pPr>
                          <w:r w:rsidRPr="00943F4C">
                            <w:rPr>
                              <w:color w:val="3A3A3A" w:themeColor="background2" w:themeShade="40"/>
                              <w:sz w:val="18"/>
                              <w:szCs w:val="18"/>
                            </w:rPr>
                            <w:t>This document is the exclusive property of Data Panel Corporation. Any reproduction or this document without permission is prohibited.</w:t>
                          </w:r>
                        </w:p>
                      </w:txbxContent>
                    </v:textbox>
                    <w10:wrap type="square" anchorx="margin"/>
                  </v:shape>
                </w:pict>
              </mc:Fallback>
            </mc:AlternateContent>
          </w:r>
          <w:r w:rsidR="00943F4C">
            <w:br w:type="page"/>
          </w:r>
        </w:p>
      </w:sdtContent>
    </w:sdt>
    <w:sdt>
      <w:sdtPr>
        <w:rPr>
          <w:rFonts w:asciiTheme="minorHAnsi" w:eastAsiaTheme="minorHAnsi" w:hAnsiTheme="minorHAnsi" w:cstheme="minorBidi"/>
          <w:color w:val="auto"/>
          <w:kern w:val="2"/>
          <w:sz w:val="24"/>
          <w:szCs w:val="24"/>
          <w14:ligatures w14:val="standardContextual"/>
        </w:rPr>
        <w:id w:val="1958685267"/>
        <w:docPartObj>
          <w:docPartGallery w:val="Table of Contents"/>
          <w:docPartUnique/>
        </w:docPartObj>
      </w:sdtPr>
      <w:sdtEndPr>
        <w:rPr>
          <w:b/>
          <w:bCs/>
          <w:noProof/>
        </w:rPr>
      </w:sdtEndPr>
      <w:sdtContent>
        <w:p w14:paraId="2A11F3E3" w14:textId="766CBA2F" w:rsidR="00FF22FF" w:rsidRDefault="00FF22FF">
          <w:pPr>
            <w:pStyle w:val="TOCHeading"/>
          </w:pPr>
          <w:r>
            <w:t>Contents</w:t>
          </w:r>
        </w:p>
        <w:p w14:paraId="7F55B7D6" w14:textId="1B5DE50D" w:rsidR="00CC3A85" w:rsidRDefault="00FF22FF">
          <w:pPr>
            <w:pStyle w:val="TOC1"/>
            <w:rPr>
              <w:rFonts w:eastAsiaTheme="minorEastAsia"/>
              <w:noProof/>
            </w:rPr>
          </w:pPr>
          <w:r>
            <w:fldChar w:fldCharType="begin"/>
          </w:r>
          <w:r>
            <w:instrText xml:space="preserve"> TOC \o "1-3" \h \z \u </w:instrText>
          </w:r>
          <w:r>
            <w:fldChar w:fldCharType="separate"/>
          </w:r>
          <w:hyperlink w:anchor="_Toc226546706" w:history="1">
            <w:r w:rsidR="00CC3A85" w:rsidRPr="00552861">
              <w:rPr>
                <w:rStyle w:val="Hyperlink"/>
                <w:noProof/>
              </w:rPr>
              <w:t>1</w:t>
            </w:r>
            <w:r w:rsidR="00CC3A85">
              <w:rPr>
                <w:rFonts w:eastAsiaTheme="minorEastAsia"/>
                <w:noProof/>
              </w:rPr>
              <w:tab/>
            </w:r>
            <w:r w:rsidR="00CC3A85" w:rsidRPr="00552861">
              <w:rPr>
                <w:rStyle w:val="Hyperlink"/>
                <w:noProof/>
              </w:rPr>
              <w:t>Introduction</w:t>
            </w:r>
            <w:r w:rsidR="00CC3A85">
              <w:rPr>
                <w:noProof/>
                <w:webHidden/>
              </w:rPr>
              <w:tab/>
            </w:r>
            <w:r w:rsidR="00CC3A85">
              <w:rPr>
                <w:noProof/>
                <w:webHidden/>
              </w:rPr>
              <w:fldChar w:fldCharType="begin"/>
            </w:r>
            <w:r w:rsidR="00CC3A85">
              <w:rPr>
                <w:noProof/>
                <w:webHidden/>
              </w:rPr>
              <w:instrText xml:space="preserve"> PAGEREF _Toc226546706 \h </w:instrText>
            </w:r>
            <w:r w:rsidR="00CC3A85">
              <w:rPr>
                <w:noProof/>
                <w:webHidden/>
              </w:rPr>
            </w:r>
            <w:r w:rsidR="00CC3A85">
              <w:rPr>
                <w:noProof/>
                <w:webHidden/>
              </w:rPr>
              <w:fldChar w:fldCharType="separate"/>
            </w:r>
            <w:r w:rsidR="00CC3A85">
              <w:rPr>
                <w:noProof/>
                <w:webHidden/>
              </w:rPr>
              <w:t>2</w:t>
            </w:r>
            <w:r w:rsidR="00CC3A85">
              <w:rPr>
                <w:noProof/>
                <w:webHidden/>
              </w:rPr>
              <w:fldChar w:fldCharType="end"/>
            </w:r>
          </w:hyperlink>
        </w:p>
        <w:p w14:paraId="167A8694" w14:textId="4595540B" w:rsidR="00CC3A85" w:rsidRDefault="00CC3A85">
          <w:pPr>
            <w:pStyle w:val="TOC1"/>
            <w:rPr>
              <w:rFonts w:eastAsiaTheme="minorEastAsia"/>
              <w:noProof/>
            </w:rPr>
          </w:pPr>
          <w:hyperlink w:anchor="_Toc226546707" w:history="1">
            <w:r w:rsidRPr="00552861">
              <w:rPr>
                <w:rStyle w:val="Hyperlink"/>
                <w:noProof/>
              </w:rPr>
              <w:t>2</w:t>
            </w:r>
            <w:r>
              <w:rPr>
                <w:rFonts w:eastAsiaTheme="minorEastAsia"/>
                <w:noProof/>
              </w:rPr>
              <w:tab/>
            </w:r>
            <w:r w:rsidRPr="00552861">
              <w:rPr>
                <w:rStyle w:val="Hyperlink"/>
                <w:noProof/>
              </w:rPr>
              <w:t>Physical layer</w:t>
            </w:r>
            <w:r>
              <w:rPr>
                <w:noProof/>
                <w:webHidden/>
              </w:rPr>
              <w:tab/>
            </w:r>
            <w:r>
              <w:rPr>
                <w:noProof/>
                <w:webHidden/>
              </w:rPr>
              <w:fldChar w:fldCharType="begin"/>
            </w:r>
            <w:r>
              <w:rPr>
                <w:noProof/>
                <w:webHidden/>
              </w:rPr>
              <w:instrText xml:space="preserve"> PAGEREF _Toc226546707 \h </w:instrText>
            </w:r>
            <w:r>
              <w:rPr>
                <w:noProof/>
                <w:webHidden/>
              </w:rPr>
            </w:r>
            <w:r>
              <w:rPr>
                <w:noProof/>
                <w:webHidden/>
              </w:rPr>
              <w:fldChar w:fldCharType="separate"/>
            </w:r>
            <w:r>
              <w:rPr>
                <w:noProof/>
                <w:webHidden/>
              </w:rPr>
              <w:t>3</w:t>
            </w:r>
            <w:r>
              <w:rPr>
                <w:noProof/>
                <w:webHidden/>
              </w:rPr>
              <w:fldChar w:fldCharType="end"/>
            </w:r>
          </w:hyperlink>
        </w:p>
        <w:p w14:paraId="75899CBA" w14:textId="25936323" w:rsidR="00CC3A85" w:rsidRDefault="00CC3A85">
          <w:pPr>
            <w:pStyle w:val="TOC2"/>
            <w:rPr>
              <w:rFonts w:eastAsiaTheme="minorEastAsia"/>
              <w:noProof/>
            </w:rPr>
          </w:pPr>
          <w:hyperlink w:anchor="_Toc226546708" w:history="1">
            <w:r w:rsidRPr="00552861">
              <w:rPr>
                <w:rStyle w:val="Hyperlink"/>
                <w:noProof/>
              </w:rPr>
              <w:t>2.1</w:t>
            </w:r>
            <w:r>
              <w:rPr>
                <w:rFonts w:eastAsiaTheme="minorEastAsia"/>
                <w:noProof/>
              </w:rPr>
              <w:tab/>
            </w:r>
            <w:r w:rsidRPr="00552861">
              <w:rPr>
                <w:rStyle w:val="Hyperlink"/>
                <w:noProof/>
              </w:rPr>
              <w:t>Request/Response cycle</w:t>
            </w:r>
            <w:r>
              <w:rPr>
                <w:noProof/>
                <w:webHidden/>
              </w:rPr>
              <w:tab/>
            </w:r>
            <w:r>
              <w:rPr>
                <w:noProof/>
                <w:webHidden/>
              </w:rPr>
              <w:fldChar w:fldCharType="begin"/>
            </w:r>
            <w:r>
              <w:rPr>
                <w:noProof/>
                <w:webHidden/>
              </w:rPr>
              <w:instrText xml:space="preserve"> PAGEREF _Toc226546708 \h </w:instrText>
            </w:r>
            <w:r>
              <w:rPr>
                <w:noProof/>
                <w:webHidden/>
              </w:rPr>
            </w:r>
            <w:r>
              <w:rPr>
                <w:noProof/>
                <w:webHidden/>
              </w:rPr>
              <w:fldChar w:fldCharType="separate"/>
            </w:r>
            <w:r>
              <w:rPr>
                <w:noProof/>
                <w:webHidden/>
              </w:rPr>
              <w:t>3</w:t>
            </w:r>
            <w:r>
              <w:rPr>
                <w:noProof/>
                <w:webHidden/>
              </w:rPr>
              <w:fldChar w:fldCharType="end"/>
            </w:r>
          </w:hyperlink>
        </w:p>
        <w:p w14:paraId="3B4E77EB" w14:textId="4C14E347" w:rsidR="00CC3A85" w:rsidRDefault="00CC3A85">
          <w:pPr>
            <w:pStyle w:val="TOC2"/>
            <w:rPr>
              <w:rFonts w:eastAsiaTheme="minorEastAsia"/>
              <w:noProof/>
            </w:rPr>
          </w:pPr>
          <w:hyperlink w:anchor="_Toc226546709" w:history="1">
            <w:r w:rsidRPr="00552861">
              <w:rPr>
                <w:rStyle w:val="Hyperlink"/>
                <w:noProof/>
              </w:rPr>
              <w:t>2.2</w:t>
            </w:r>
            <w:r>
              <w:rPr>
                <w:rFonts w:eastAsiaTheme="minorEastAsia"/>
                <w:noProof/>
              </w:rPr>
              <w:tab/>
            </w:r>
            <w:r w:rsidRPr="00552861">
              <w:rPr>
                <w:rStyle w:val="Hyperlink"/>
                <w:noProof/>
              </w:rPr>
              <w:t>I</w:t>
            </w:r>
            <w:r w:rsidRPr="00552861">
              <w:rPr>
                <w:rStyle w:val="Hyperlink"/>
                <w:noProof/>
                <w:vertAlign w:val="superscript"/>
              </w:rPr>
              <w:t>2</w:t>
            </w:r>
            <w:r w:rsidRPr="00552861">
              <w:rPr>
                <w:rStyle w:val="Hyperlink"/>
                <w:noProof/>
              </w:rPr>
              <w:t>C bus</w:t>
            </w:r>
            <w:r>
              <w:rPr>
                <w:noProof/>
                <w:webHidden/>
              </w:rPr>
              <w:tab/>
            </w:r>
            <w:r>
              <w:rPr>
                <w:noProof/>
                <w:webHidden/>
              </w:rPr>
              <w:fldChar w:fldCharType="begin"/>
            </w:r>
            <w:r>
              <w:rPr>
                <w:noProof/>
                <w:webHidden/>
              </w:rPr>
              <w:instrText xml:space="preserve"> PAGEREF _Toc226546709 \h </w:instrText>
            </w:r>
            <w:r>
              <w:rPr>
                <w:noProof/>
                <w:webHidden/>
              </w:rPr>
            </w:r>
            <w:r>
              <w:rPr>
                <w:noProof/>
                <w:webHidden/>
              </w:rPr>
              <w:fldChar w:fldCharType="separate"/>
            </w:r>
            <w:r>
              <w:rPr>
                <w:noProof/>
                <w:webHidden/>
              </w:rPr>
              <w:t>4</w:t>
            </w:r>
            <w:r>
              <w:rPr>
                <w:noProof/>
                <w:webHidden/>
              </w:rPr>
              <w:fldChar w:fldCharType="end"/>
            </w:r>
          </w:hyperlink>
        </w:p>
        <w:p w14:paraId="4C5B3F06" w14:textId="74D9B547" w:rsidR="00CC3A85" w:rsidRDefault="00CC3A85">
          <w:pPr>
            <w:pStyle w:val="TOC2"/>
            <w:rPr>
              <w:rFonts w:eastAsiaTheme="minorEastAsia"/>
              <w:noProof/>
            </w:rPr>
          </w:pPr>
          <w:hyperlink w:anchor="_Toc226546710" w:history="1">
            <w:r w:rsidRPr="00552861">
              <w:rPr>
                <w:rStyle w:val="Hyperlink"/>
                <w:noProof/>
              </w:rPr>
              <w:t>2.3</w:t>
            </w:r>
            <w:r>
              <w:rPr>
                <w:rFonts w:eastAsiaTheme="minorEastAsia"/>
                <w:noProof/>
              </w:rPr>
              <w:tab/>
            </w:r>
            <w:r w:rsidRPr="00552861">
              <w:rPr>
                <w:rStyle w:val="Hyperlink"/>
                <w:noProof/>
              </w:rPr>
              <w:t>Other buses</w:t>
            </w:r>
            <w:r>
              <w:rPr>
                <w:noProof/>
                <w:webHidden/>
              </w:rPr>
              <w:tab/>
            </w:r>
            <w:r>
              <w:rPr>
                <w:noProof/>
                <w:webHidden/>
              </w:rPr>
              <w:fldChar w:fldCharType="begin"/>
            </w:r>
            <w:r>
              <w:rPr>
                <w:noProof/>
                <w:webHidden/>
              </w:rPr>
              <w:instrText xml:space="preserve"> PAGEREF _Toc226546710 \h </w:instrText>
            </w:r>
            <w:r>
              <w:rPr>
                <w:noProof/>
                <w:webHidden/>
              </w:rPr>
            </w:r>
            <w:r>
              <w:rPr>
                <w:noProof/>
                <w:webHidden/>
              </w:rPr>
              <w:fldChar w:fldCharType="separate"/>
            </w:r>
            <w:r>
              <w:rPr>
                <w:noProof/>
                <w:webHidden/>
              </w:rPr>
              <w:t>5</w:t>
            </w:r>
            <w:r>
              <w:rPr>
                <w:noProof/>
                <w:webHidden/>
              </w:rPr>
              <w:fldChar w:fldCharType="end"/>
            </w:r>
          </w:hyperlink>
        </w:p>
        <w:p w14:paraId="638D9C0C" w14:textId="79631E31" w:rsidR="00CC3A85" w:rsidRDefault="00CC3A85">
          <w:pPr>
            <w:pStyle w:val="TOC1"/>
            <w:rPr>
              <w:rFonts w:eastAsiaTheme="minorEastAsia"/>
              <w:noProof/>
            </w:rPr>
          </w:pPr>
          <w:hyperlink w:anchor="_Toc226546711" w:history="1">
            <w:r w:rsidRPr="00552861">
              <w:rPr>
                <w:rStyle w:val="Hyperlink"/>
                <w:noProof/>
              </w:rPr>
              <w:t>3</w:t>
            </w:r>
            <w:r>
              <w:rPr>
                <w:rFonts w:eastAsiaTheme="minorEastAsia"/>
                <w:noProof/>
              </w:rPr>
              <w:tab/>
            </w:r>
            <w:r w:rsidRPr="00552861">
              <w:rPr>
                <w:rStyle w:val="Hyperlink"/>
                <w:noProof/>
              </w:rPr>
              <w:t>Data link layer</w:t>
            </w:r>
            <w:r>
              <w:rPr>
                <w:noProof/>
                <w:webHidden/>
              </w:rPr>
              <w:tab/>
            </w:r>
            <w:r>
              <w:rPr>
                <w:noProof/>
                <w:webHidden/>
              </w:rPr>
              <w:fldChar w:fldCharType="begin"/>
            </w:r>
            <w:r>
              <w:rPr>
                <w:noProof/>
                <w:webHidden/>
              </w:rPr>
              <w:instrText xml:space="preserve"> PAGEREF _Toc226546711 \h </w:instrText>
            </w:r>
            <w:r>
              <w:rPr>
                <w:noProof/>
                <w:webHidden/>
              </w:rPr>
            </w:r>
            <w:r>
              <w:rPr>
                <w:noProof/>
                <w:webHidden/>
              </w:rPr>
              <w:fldChar w:fldCharType="separate"/>
            </w:r>
            <w:r>
              <w:rPr>
                <w:noProof/>
                <w:webHidden/>
              </w:rPr>
              <w:t>5</w:t>
            </w:r>
            <w:r>
              <w:rPr>
                <w:noProof/>
                <w:webHidden/>
              </w:rPr>
              <w:fldChar w:fldCharType="end"/>
            </w:r>
          </w:hyperlink>
        </w:p>
        <w:p w14:paraId="4AA87484" w14:textId="529973A2" w:rsidR="00CC3A85" w:rsidRDefault="00CC3A85">
          <w:pPr>
            <w:pStyle w:val="TOC2"/>
            <w:rPr>
              <w:rFonts w:eastAsiaTheme="minorEastAsia"/>
              <w:noProof/>
            </w:rPr>
          </w:pPr>
          <w:hyperlink w:anchor="_Toc226546712" w:history="1">
            <w:r w:rsidRPr="00552861">
              <w:rPr>
                <w:rStyle w:val="Hyperlink"/>
                <w:noProof/>
              </w:rPr>
              <w:t>3.1</w:t>
            </w:r>
            <w:r>
              <w:rPr>
                <w:rFonts w:eastAsiaTheme="minorEastAsia"/>
                <w:noProof/>
              </w:rPr>
              <w:tab/>
            </w:r>
            <w:r w:rsidRPr="00552861">
              <w:rPr>
                <w:rStyle w:val="Hyperlink"/>
                <w:noProof/>
              </w:rPr>
              <w:t>Request header</w:t>
            </w:r>
            <w:r>
              <w:rPr>
                <w:noProof/>
                <w:webHidden/>
              </w:rPr>
              <w:tab/>
            </w:r>
            <w:r>
              <w:rPr>
                <w:noProof/>
                <w:webHidden/>
              </w:rPr>
              <w:fldChar w:fldCharType="begin"/>
            </w:r>
            <w:r>
              <w:rPr>
                <w:noProof/>
                <w:webHidden/>
              </w:rPr>
              <w:instrText xml:space="preserve"> PAGEREF _Toc226546712 \h </w:instrText>
            </w:r>
            <w:r>
              <w:rPr>
                <w:noProof/>
                <w:webHidden/>
              </w:rPr>
            </w:r>
            <w:r>
              <w:rPr>
                <w:noProof/>
                <w:webHidden/>
              </w:rPr>
              <w:fldChar w:fldCharType="separate"/>
            </w:r>
            <w:r>
              <w:rPr>
                <w:noProof/>
                <w:webHidden/>
              </w:rPr>
              <w:t>5</w:t>
            </w:r>
            <w:r>
              <w:rPr>
                <w:noProof/>
                <w:webHidden/>
              </w:rPr>
              <w:fldChar w:fldCharType="end"/>
            </w:r>
          </w:hyperlink>
        </w:p>
        <w:p w14:paraId="3B8AC4F8" w14:textId="6B5BE7C1" w:rsidR="00CC3A85" w:rsidRDefault="00CC3A85">
          <w:pPr>
            <w:pStyle w:val="TOC2"/>
            <w:rPr>
              <w:rFonts w:eastAsiaTheme="minorEastAsia"/>
              <w:noProof/>
            </w:rPr>
          </w:pPr>
          <w:hyperlink w:anchor="_Toc226546713" w:history="1">
            <w:r w:rsidRPr="00552861">
              <w:rPr>
                <w:rStyle w:val="Hyperlink"/>
                <w:noProof/>
              </w:rPr>
              <w:t>3.2</w:t>
            </w:r>
            <w:r>
              <w:rPr>
                <w:rFonts w:eastAsiaTheme="minorEastAsia"/>
                <w:noProof/>
              </w:rPr>
              <w:tab/>
            </w:r>
            <w:r w:rsidRPr="00552861">
              <w:rPr>
                <w:rStyle w:val="Hyperlink"/>
                <w:noProof/>
              </w:rPr>
              <w:t>Response Header</w:t>
            </w:r>
            <w:r>
              <w:rPr>
                <w:noProof/>
                <w:webHidden/>
              </w:rPr>
              <w:tab/>
            </w:r>
            <w:r>
              <w:rPr>
                <w:noProof/>
                <w:webHidden/>
              </w:rPr>
              <w:fldChar w:fldCharType="begin"/>
            </w:r>
            <w:r>
              <w:rPr>
                <w:noProof/>
                <w:webHidden/>
              </w:rPr>
              <w:instrText xml:space="preserve"> PAGEREF _Toc226546713 \h </w:instrText>
            </w:r>
            <w:r>
              <w:rPr>
                <w:noProof/>
                <w:webHidden/>
              </w:rPr>
            </w:r>
            <w:r>
              <w:rPr>
                <w:noProof/>
                <w:webHidden/>
              </w:rPr>
              <w:fldChar w:fldCharType="separate"/>
            </w:r>
            <w:r>
              <w:rPr>
                <w:noProof/>
                <w:webHidden/>
              </w:rPr>
              <w:t>6</w:t>
            </w:r>
            <w:r>
              <w:rPr>
                <w:noProof/>
                <w:webHidden/>
              </w:rPr>
              <w:fldChar w:fldCharType="end"/>
            </w:r>
          </w:hyperlink>
        </w:p>
        <w:p w14:paraId="55B32FD7" w14:textId="2FD8728E" w:rsidR="00CC3A85" w:rsidRDefault="00CC3A85">
          <w:pPr>
            <w:pStyle w:val="TOC3"/>
            <w:rPr>
              <w:rFonts w:eastAsiaTheme="minorEastAsia"/>
              <w:noProof/>
            </w:rPr>
          </w:pPr>
          <w:hyperlink w:anchor="_Toc226546714" w:history="1">
            <w:r w:rsidRPr="00552861">
              <w:rPr>
                <w:rStyle w:val="Hyperlink"/>
                <w:noProof/>
              </w:rPr>
              <w:t>3.2.1</w:t>
            </w:r>
            <w:r>
              <w:rPr>
                <w:rFonts w:eastAsiaTheme="minorEastAsia"/>
                <w:noProof/>
              </w:rPr>
              <w:tab/>
            </w:r>
            <w:r w:rsidRPr="00552861">
              <w:rPr>
                <w:rStyle w:val="Hyperlink"/>
                <w:noProof/>
              </w:rPr>
              <w:t>Result codes</w:t>
            </w:r>
            <w:r>
              <w:rPr>
                <w:noProof/>
                <w:webHidden/>
              </w:rPr>
              <w:tab/>
            </w:r>
            <w:r>
              <w:rPr>
                <w:noProof/>
                <w:webHidden/>
              </w:rPr>
              <w:fldChar w:fldCharType="begin"/>
            </w:r>
            <w:r>
              <w:rPr>
                <w:noProof/>
                <w:webHidden/>
              </w:rPr>
              <w:instrText xml:space="preserve"> PAGEREF _Toc226546714 \h </w:instrText>
            </w:r>
            <w:r>
              <w:rPr>
                <w:noProof/>
                <w:webHidden/>
              </w:rPr>
            </w:r>
            <w:r>
              <w:rPr>
                <w:noProof/>
                <w:webHidden/>
              </w:rPr>
              <w:fldChar w:fldCharType="separate"/>
            </w:r>
            <w:r>
              <w:rPr>
                <w:noProof/>
                <w:webHidden/>
              </w:rPr>
              <w:t>6</w:t>
            </w:r>
            <w:r>
              <w:rPr>
                <w:noProof/>
                <w:webHidden/>
              </w:rPr>
              <w:fldChar w:fldCharType="end"/>
            </w:r>
          </w:hyperlink>
        </w:p>
        <w:p w14:paraId="563F2B76" w14:textId="72AFC454" w:rsidR="00CC3A85" w:rsidRDefault="00CC3A85">
          <w:pPr>
            <w:pStyle w:val="TOC2"/>
            <w:rPr>
              <w:rFonts w:eastAsiaTheme="minorEastAsia"/>
              <w:noProof/>
            </w:rPr>
          </w:pPr>
          <w:hyperlink w:anchor="_Toc226546715" w:history="1">
            <w:r w:rsidRPr="00552861">
              <w:rPr>
                <w:rStyle w:val="Hyperlink"/>
                <w:noProof/>
              </w:rPr>
              <w:t>3.3</w:t>
            </w:r>
            <w:r>
              <w:rPr>
                <w:rFonts w:eastAsiaTheme="minorEastAsia"/>
                <w:noProof/>
              </w:rPr>
              <w:tab/>
            </w:r>
            <w:r w:rsidRPr="00552861">
              <w:rPr>
                <w:rStyle w:val="Hyperlink"/>
                <w:noProof/>
              </w:rPr>
              <w:t>data: Payload</w:t>
            </w:r>
            <w:r>
              <w:rPr>
                <w:noProof/>
                <w:webHidden/>
              </w:rPr>
              <w:tab/>
            </w:r>
            <w:r>
              <w:rPr>
                <w:noProof/>
                <w:webHidden/>
              </w:rPr>
              <w:fldChar w:fldCharType="begin"/>
            </w:r>
            <w:r>
              <w:rPr>
                <w:noProof/>
                <w:webHidden/>
              </w:rPr>
              <w:instrText xml:space="preserve"> PAGEREF _Toc226546715 \h </w:instrText>
            </w:r>
            <w:r>
              <w:rPr>
                <w:noProof/>
                <w:webHidden/>
              </w:rPr>
            </w:r>
            <w:r>
              <w:rPr>
                <w:noProof/>
                <w:webHidden/>
              </w:rPr>
              <w:fldChar w:fldCharType="separate"/>
            </w:r>
            <w:r>
              <w:rPr>
                <w:noProof/>
                <w:webHidden/>
              </w:rPr>
              <w:t>7</w:t>
            </w:r>
            <w:r>
              <w:rPr>
                <w:noProof/>
                <w:webHidden/>
              </w:rPr>
              <w:fldChar w:fldCharType="end"/>
            </w:r>
          </w:hyperlink>
        </w:p>
        <w:p w14:paraId="50733E55" w14:textId="47D7CFC5" w:rsidR="00CC3A85" w:rsidRDefault="00CC3A85">
          <w:pPr>
            <w:pStyle w:val="TOC2"/>
            <w:rPr>
              <w:rFonts w:eastAsiaTheme="minorEastAsia"/>
              <w:noProof/>
            </w:rPr>
          </w:pPr>
          <w:hyperlink w:anchor="_Toc226546716" w:history="1">
            <w:r w:rsidRPr="00552861">
              <w:rPr>
                <w:rStyle w:val="Hyperlink"/>
                <w:noProof/>
              </w:rPr>
              <w:t>3.4</w:t>
            </w:r>
            <w:r>
              <w:rPr>
                <w:rFonts w:eastAsiaTheme="minorEastAsia"/>
                <w:noProof/>
              </w:rPr>
              <w:tab/>
            </w:r>
            <w:r w:rsidRPr="00552861">
              <w:rPr>
                <w:rStyle w:val="Hyperlink"/>
                <w:rFonts w:ascii="Aptos Mono" w:hAnsi="Aptos Mono"/>
                <w:noProof/>
              </w:rPr>
              <w:t>data_crc</w:t>
            </w:r>
            <w:r w:rsidRPr="00552861">
              <w:rPr>
                <w:rStyle w:val="Hyperlink"/>
                <w:noProof/>
              </w:rPr>
              <w:t>: Payload CRC</w:t>
            </w:r>
            <w:r>
              <w:rPr>
                <w:noProof/>
                <w:webHidden/>
              </w:rPr>
              <w:tab/>
            </w:r>
            <w:r>
              <w:rPr>
                <w:noProof/>
                <w:webHidden/>
              </w:rPr>
              <w:fldChar w:fldCharType="begin"/>
            </w:r>
            <w:r>
              <w:rPr>
                <w:noProof/>
                <w:webHidden/>
              </w:rPr>
              <w:instrText xml:space="preserve"> PAGEREF _Toc226546716 \h </w:instrText>
            </w:r>
            <w:r>
              <w:rPr>
                <w:noProof/>
                <w:webHidden/>
              </w:rPr>
            </w:r>
            <w:r>
              <w:rPr>
                <w:noProof/>
                <w:webHidden/>
              </w:rPr>
              <w:fldChar w:fldCharType="separate"/>
            </w:r>
            <w:r>
              <w:rPr>
                <w:noProof/>
                <w:webHidden/>
              </w:rPr>
              <w:t>7</w:t>
            </w:r>
            <w:r>
              <w:rPr>
                <w:noProof/>
                <w:webHidden/>
              </w:rPr>
              <w:fldChar w:fldCharType="end"/>
            </w:r>
          </w:hyperlink>
        </w:p>
        <w:p w14:paraId="702B355E" w14:textId="72580082" w:rsidR="00CC3A85" w:rsidRDefault="00CC3A85">
          <w:pPr>
            <w:pStyle w:val="TOC1"/>
            <w:rPr>
              <w:rFonts w:eastAsiaTheme="minorEastAsia"/>
              <w:noProof/>
            </w:rPr>
          </w:pPr>
          <w:hyperlink w:anchor="_Toc226546717" w:history="1">
            <w:r w:rsidRPr="00552861">
              <w:rPr>
                <w:rStyle w:val="Hyperlink"/>
                <w:noProof/>
              </w:rPr>
              <w:t>4</w:t>
            </w:r>
            <w:r>
              <w:rPr>
                <w:rFonts w:eastAsiaTheme="minorEastAsia"/>
                <w:noProof/>
              </w:rPr>
              <w:tab/>
            </w:r>
            <w:r w:rsidRPr="00552861">
              <w:rPr>
                <w:rStyle w:val="Hyperlink"/>
                <w:noProof/>
              </w:rPr>
              <w:t>Network layer</w:t>
            </w:r>
            <w:r>
              <w:rPr>
                <w:noProof/>
                <w:webHidden/>
              </w:rPr>
              <w:tab/>
            </w:r>
            <w:r>
              <w:rPr>
                <w:noProof/>
                <w:webHidden/>
              </w:rPr>
              <w:fldChar w:fldCharType="begin"/>
            </w:r>
            <w:r>
              <w:rPr>
                <w:noProof/>
                <w:webHidden/>
              </w:rPr>
              <w:instrText xml:space="preserve"> PAGEREF _Toc226546717 \h </w:instrText>
            </w:r>
            <w:r>
              <w:rPr>
                <w:noProof/>
                <w:webHidden/>
              </w:rPr>
            </w:r>
            <w:r>
              <w:rPr>
                <w:noProof/>
                <w:webHidden/>
              </w:rPr>
              <w:fldChar w:fldCharType="separate"/>
            </w:r>
            <w:r>
              <w:rPr>
                <w:noProof/>
                <w:webHidden/>
              </w:rPr>
              <w:t>8</w:t>
            </w:r>
            <w:r>
              <w:rPr>
                <w:noProof/>
                <w:webHidden/>
              </w:rPr>
              <w:fldChar w:fldCharType="end"/>
            </w:r>
          </w:hyperlink>
        </w:p>
        <w:p w14:paraId="44AB45F8" w14:textId="06C86233" w:rsidR="00CC3A85" w:rsidRDefault="00CC3A85">
          <w:pPr>
            <w:pStyle w:val="TOC2"/>
            <w:rPr>
              <w:rFonts w:eastAsiaTheme="minorEastAsia"/>
              <w:noProof/>
            </w:rPr>
          </w:pPr>
          <w:hyperlink w:anchor="_Toc226546718" w:history="1">
            <w:r w:rsidRPr="00552861">
              <w:rPr>
                <w:rStyle w:val="Hyperlink"/>
                <w:noProof/>
              </w:rPr>
              <w:t>4.1</w:t>
            </w:r>
            <w:r>
              <w:rPr>
                <w:rFonts w:eastAsiaTheme="minorEastAsia"/>
                <w:noProof/>
              </w:rPr>
              <w:tab/>
            </w:r>
            <w:r w:rsidRPr="00552861">
              <w:rPr>
                <w:rStyle w:val="Hyperlink"/>
                <w:noProof/>
              </w:rPr>
              <w:t>Unconfigured state</w:t>
            </w:r>
            <w:r>
              <w:rPr>
                <w:noProof/>
                <w:webHidden/>
              </w:rPr>
              <w:tab/>
            </w:r>
            <w:r>
              <w:rPr>
                <w:noProof/>
                <w:webHidden/>
              </w:rPr>
              <w:fldChar w:fldCharType="begin"/>
            </w:r>
            <w:r>
              <w:rPr>
                <w:noProof/>
                <w:webHidden/>
              </w:rPr>
              <w:instrText xml:space="preserve"> PAGEREF _Toc226546718 \h </w:instrText>
            </w:r>
            <w:r>
              <w:rPr>
                <w:noProof/>
                <w:webHidden/>
              </w:rPr>
            </w:r>
            <w:r>
              <w:rPr>
                <w:noProof/>
                <w:webHidden/>
              </w:rPr>
              <w:fldChar w:fldCharType="separate"/>
            </w:r>
            <w:r>
              <w:rPr>
                <w:noProof/>
                <w:webHidden/>
              </w:rPr>
              <w:t>8</w:t>
            </w:r>
            <w:r>
              <w:rPr>
                <w:noProof/>
                <w:webHidden/>
              </w:rPr>
              <w:fldChar w:fldCharType="end"/>
            </w:r>
          </w:hyperlink>
        </w:p>
        <w:p w14:paraId="79A80771" w14:textId="55EE1C07" w:rsidR="00CC3A85" w:rsidRDefault="00CC3A85">
          <w:pPr>
            <w:pStyle w:val="TOC2"/>
            <w:rPr>
              <w:rFonts w:eastAsiaTheme="minorEastAsia"/>
              <w:noProof/>
            </w:rPr>
          </w:pPr>
          <w:hyperlink w:anchor="_Toc226546719" w:history="1">
            <w:r w:rsidRPr="00552861">
              <w:rPr>
                <w:rStyle w:val="Hyperlink"/>
                <w:noProof/>
              </w:rPr>
              <w:t>4.2</w:t>
            </w:r>
            <w:r>
              <w:rPr>
                <w:rFonts w:eastAsiaTheme="minorEastAsia"/>
                <w:noProof/>
              </w:rPr>
              <w:tab/>
            </w:r>
            <w:r w:rsidRPr="00552861">
              <w:rPr>
                <w:rStyle w:val="Hyperlink"/>
                <w:noProof/>
              </w:rPr>
              <w:t>Active state</w:t>
            </w:r>
            <w:r>
              <w:rPr>
                <w:noProof/>
                <w:webHidden/>
              </w:rPr>
              <w:tab/>
            </w:r>
            <w:r>
              <w:rPr>
                <w:noProof/>
                <w:webHidden/>
              </w:rPr>
              <w:fldChar w:fldCharType="begin"/>
            </w:r>
            <w:r>
              <w:rPr>
                <w:noProof/>
                <w:webHidden/>
              </w:rPr>
              <w:instrText xml:space="preserve"> PAGEREF _Toc226546719 \h </w:instrText>
            </w:r>
            <w:r>
              <w:rPr>
                <w:noProof/>
                <w:webHidden/>
              </w:rPr>
            </w:r>
            <w:r>
              <w:rPr>
                <w:noProof/>
                <w:webHidden/>
              </w:rPr>
              <w:fldChar w:fldCharType="separate"/>
            </w:r>
            <w:r>
              <w:rPr>
                <w:noProof/>
                <w:webHidden/>
              </w:rPr>
              <w:t>8</w:t>
            </w:r>
            <w:r>
              <w:rPr>
                <w:noProof/>
                <w:webHidden/>
              </w:rPr>
              <w:fldChar w:fldCharType="end"/>
            </w:r>
          </w:hyperlink>
        </w:p>
        <w:p w14:paraId="3E327DC6" w14:textId="2941C4DE" w:rsidR="00CC3A85" w:rsidRDefault="00CC3A85">
          <w:pPr>
            <w:pStyle w:val="TOC2"/>
            <w:rPr>
              <w:rFonts w:eastAsiaTheme="minorEastAsia"/>
              <w:noProof/>
            </w:rPr>
          </w:pPr>
          <w:hyperlink w:anchor="_Toc226546720" w:history="1">
            <w:r w:rsidRPr="00552861">
              <w:rPr>
                <w:rStyle w:val="Hyperlink"/>
                <w:noProof/>
              </w:rPr>
              <w:t>4.3</w:t>
            </w:r>
            <w:r>
              <w:rPr>
                <w:rFonts w:eastAsiaTheme="minorEastAsia"/>
                <w:noProof/>
              </w:rPr>
              <w:tab/>
            </w:r>
            <w:r w:rsidRPr="00552861">
              <w:rPr>
                <w:rStyle w:val="Hyperlink"/>
                <w:noProof/>
              </w:rPr>
              <w:t>Enumeration and addressing</w:t>
            </w:r>
            <w:r>
              <w:rPr>
                <w:noProof/>
                <w:webHidden/>
              </w:rPr>
              <w:tab/>
            </w:r>
            <w:r>
              <w:rPr>
                <w:noProof/>
                <w:webHidden/>
              </w:rPr>
              <w:fldChar w:fldCharType="begin"/>
            </w:r>
            <w:r>
              <w:rPr>
                <w:noProof/>
                <w:webHidden/>
              </w:rPr>
              <w:instrText xml:space="preserve"> PAGEREF _Toc226546720 \h </w:instrText>
            </w:r>
            <w:r>
              <w:rPr>
                <w:noProof/>
                <w:webHidden/>
              </w:rPr>
            </w:r>
            <w:r>
              <w:rPr>
                <w:noProof/>
                <w:webHidden/>
              </w:rPr>
              <w:fldChar w:fldCharType="separate"/>
            </w:r>
            <w:r>
              <w:rPr>
                <w:noProof/>
                <w:webHidden/>
              </w:rPr>
              <w:t>8</w:t>
            </w:r>
            <w:r>
              <w:rPr>
                <w:noProof/>
                <w:webHidden/>
              </w:rPr>
              <w:fldChar w:fldCharType="end"/>
            </w:r>
          </w:hyperlink>
        </w:p>
        <w:p w14:paraId="320FFB5C" w14:textId="7C6733BC" w:rsidR="00CC3A85" w:rsidRDefault="00CC3A85">
          <w:pPr>
            <w:pStyle w:val="TOC1"/>
            <w:rPr>
              <w:rFonts w:eastAsiaTheme="minorEastAsia"/>
              <w:noProof/>
            </w:rPr>
          </w:pPr>
          <w:hyperlink w:anchor="_Toc226546721" w:history="1">
            <w:r w:rsidRPr="00552861">
              <w:rPr>
                <w:rStyle w:val="Hyperlink"/>
                <w:noProof/>
              </w:rPr>
              <w:t>5</w:t>
            </w:r>
            <w:r>
              <w:rPr>
                <w:rFonts w:eastAsiaTheme="minorEastAsia"/>
                <w:noProof/>
              </w:rPr>
              <w:tab/>
            </w:r>
            <w:r w:rsidRPr="00552861">
              <w:rPr>
                <w:rStyle w:val="Hyperlink"/>
                <w:noProof/>
              </w:rPr>
              <w:t>Application layer</w:t>
            </w:r>
            <w:r>
              <w:rPr>
                <w:noProof/>
                <w:webHidden/>
              </w:rPr>
              <w:tab/>
            </w:r>
            <w:r>
              <w:rPr>
                <w:noProof/>
                <w:webHidden/>
              </w:rPr>
              <w:fldChar w:fldCharType="begin"/>
            </w:r>
            <w:r>
              <w:rPr>
                <w:noProof/>
                <w:webHidden/>
              </w:rPr>
              <w:instrText xml:space="preserve"> PAGEREF _Toc226546721 \h </w:instrText>
            </w:r>
            <w:r>
              <w:rPr>
                <w:noProof/>
                <w:webHidden/>
              </w:rPr>
            </w:r>
            <w:r>
              <w:rPr>
                <w:noProof/>
                <w:webHidden/>
              </w:rPr>
              <w:fldChar w:fldCharType="separate"/>
            </w:r>
            <w:r>
              <w:rPr>
                <w:noProof/>
                <w:webHidden/>
              </w:rPr>
              <w:t>10</w:t>
            </w:r>
            <w:r>
              <w:rPr>
                <w:noProof/>
                <w:webHidden/>
              </w:rPr>
              <w:fldChar w:fldCharType="end"/>
            </w:r>
          </w:hyperlink>
        </w:p>
        <w:p w14:paraId="2A2AB783" w14:textId="7CAA90F1" w:rsidR="00CC3A85" w:rsidRDefault="00CC3A85">
          <w:pPr>
            <w:pStyle w:val="TOC2"/>
            <w:rPr>
              <w:rFonts w:eastAsiaTheme="minorEastAsia"/>
              <w:noProof/>
            </w:rPr>
          </w:pPr>
          <w:hyperlink w:anchor="_Toc226546722" w:history="1">
            <w:r w:rsidRPr="00552861">
              <w:rPr>
                <w:rStyle w:val="Hyperlink"/>
                <w:noProof/>
              </w:rPr>
              <w:t>5.1</w:t>
            </w:r>
            <w:r>
              <w:rPr>
                <w:rFonts w:eastAsiaTheme="minorEastAsia"/>
                <w:noProof/>
              </w:rPr>
              <w:tab/>
            </w:r>
            <w:r w:rsidRPr="00552861">
              <w:rPr>
                <w:rStyle w:val="Hyperlink"/>
                <w:noProof/>
              </w:rPr>
              <w:t>Host operation</w:t>
            </w:r>
            <w:r>
              <w:rPr>
                <w:noProof/>
                <w:webHidden/>
              </w:rPr>
              <w:tab/>
            </w:r>
            <w:r>
              <w:rPr>
                <w:noProof/>
                <w:webHidden/>
              </w:rPr>
              <w:fldChar w:fldCharType="begin"/>
            </w:r>
            <w:r>
              <w:rPr>
                <w:noProof/>
                <w:webHidden/>
              </w:rPr>
              <w:instrText xml:space="preserve"> PAGEREF _Toc226546722 \h </w:instrText>
            </w:r>
            <w:r>
              <w:rPr>
                <w:noProof/>
                <w:webHidden/>
              </w:rPr>
            </w:r>
            <w:r>
              <w:rPr>
                <w:noProof/>
                <w:webHidden/>
              </w:rPr>
              <w:fldChar w:fldCharType="separate"/>
            </w:r>
            <w:r>
              <w:rPr>
                <w:noProof/>
                <w:webHidden/>
              </w:rPr>
              <w:t>10</w:t>
            </w:r>
            <w:r>
              <w:rPr>
                <w:noProof/>
                <w:webHidden/>
              </w:rPr>
              <w:fldChar w:fldCharType="end"/>
            </w:r>
          </w:hyperlink>
        </w:p>
        <w:p w14:paraId="43CEF42E" w14:textId="02BB8BC3" w:rsidR="00CC3A85" w:rsidRDefault="00CC3A85">
          <w:pPr>
            <w:pStyle w:val="TOC2"/>
            <w:rPr>
              <w:rFonts w:eastAsiaTheme="minorEastAsia"/>
              <w:noProof/>
            </w:rPr>
          </w:pPr>
          <w:hyperlink w:anchor="_Toc226546723" w:history="1">
            <w:r w:rsidRPr="00552861">
              <w:rPr>
                <w:rStyle w:val="Hyperlink"/>
                <w:noProof/>
              </w:rPr>
              <w:t>5.2</w:t>
            </w:r>
            <w:r>
              <w:rPr>
                <w:rFonts w:eastAsiaTheme="minorEastAsia"/>
                <w:noProof/>
              </w:rPr>
              <w:tab/>
            </w:r>
            <w:r w:rsidRPr="00552861">
              <w:rPr>
                <w:rStyle w:val="Hyperlink"/>
                <w:noProof/>
              </w:rPr>
              <w:t>ECP operation</w:t>
            </w:r>
            <w:r>
              <w:rPr>
                <w:noProof/>
                <w:webHidden/>
              </w:rPr>
              <w:tab/>
            </w:r>
            <w:r>
              <w:rPr>
                <w:noProof/>
                <w:webHidden/>
              </w:rPr>
              <w:fldChar w:fldCharType="begin"/>
            </w:r>
            <w:r>
              <w:rPr>
                <w:noProof/>
                <w:webHidden/>
              </w:rPr>
              <w:instrText xml:space="preserve"> PAGEREF _Toc226546723 \h </w:instrText>
            </w:r>
            <w:r>
              <w:rPr>
                <w:noProof/>
                <w:webHidden/>
              </w:rPr>
            </w:r>
            <w:r>
              <w:rPr>
                <w:noProof/>
                <w:webHidden/>
              </w:rPr>
              <w:fldChar w:fldCharType="separate"/>
            </w:r>
            <w:r>
              <w:rPr>
                <w:noProof/>
                <w:webHidden/>
              </w:rPr>
              <w:t>11</w:t>
            </w:r>
            <w:r>
              <w:rPr>
                <w:noProof/>
                <w:webHidden/>
              </w:rPr>
              <w:fldChar w:fldCharType="end"/>
            </w:r>
          </w:hyperlink>
        </w:p>
        <w:p w14:paraId="757A6F82" w14:textId="00328B83" w:rsidR="00CC3A85" w:rsidRDefault="00CC3A85">
          <w:pPr>
            <w:pStyle w:val="TOC1"/>
            <w:rPr>
              <w:rFonts w:eastAsiaTheme="minorEastAsia"/>
              <w:noProof/>
            </w:rPr>
          </w:pPr>
          <w:hyperlink w:anchor="_Toc226546724" w:history="1">
            <w:r w:rsidRPr="00552861">
              <w:rPr>
                <w:rStyle w:val="Hyperlink"/>
                <w:noProof/>
              </w:rPr>
              <w:t>6</w:t>
            </w:r>
            <w:r>
              <w:rPr>
                <w:rFonts w:eastAsiaTheme="minorEastAsia"/>
                <w:noProof/>
              </w:rPr>
              <w:tab/>
            </w:r>
            <w:r w:rsidRPr="00552861">
              <w:rPr>
                <w:rStyle w:val="Hyperlink"/>
                <w:noProof/>
              </w:rPr>
              <w:t>Commands</w:t>
            </w:r>
            <w:r>
              <w:rPr>
                <w:noProof/>
                <w:webHidden/>
              </w:rPr>
              <w:tab/>
            </w:r>
            <w:r>
              <w:rPr>
                <w:noProof/>
                <w:webHidden/>
              </w:rPr>
              <w:fldChar w:fldCharType="begin"/>
            </w:r>
            <w:r>
              <w:rPr>
                <w:noProof/>
                <w:webHidden/>
              </w:rPr>
              <w:instrText xml:space="preserve"> PAGEREF _Toc226546724 \h </w:instrText>
            </w:r>
            <w:r>
              <w:rPr>
                <w:noProof/>
                <w:webHidden/>
              </w:rPr>
            </w:r>
            <w:r>
              <w:rPr>
                <w:noProof/>
                <w:webHidden/>
              </w:rPr>
              <w:fldChar w:fldCharType="separate"/>
            </w:r>
            <w:r>
              <w:rPr>
                <w:noProof/>
                <w:webHidden/>
              </w:rPr>
              <w:t>12</w:t>
            </w:r>
            <w:r>
              <w:rPr>
                <w:noProof/>
                <w:webHidden/>
              </w:rPr>
              <w:fldChar w:fldCharType="end"/>
            </w:r>
          </w:hyperlink>
        </w:p>
        <w:p w14:paraId="7514D685" w14:textId="6FE85FC7" w:rsidR="00CC3A85" w:rsidRDefault="00CC3A85">
          <w:pPr>
            <w:pStyle w:val="TOC2"/>
            <w:rPr>
              <w:rFonts w:eastAsiaTheme="minorEastAsia"/>
              <w:noProof/>
            </w:rPr>
          </w:pPr>
          <w:hyperlink w:anchor="_Toc226546725" w:history="1">
            <w:r w:rsidRPr="00552861">
              <w:rPr>
                <w:rStyle w:val="Hyperlink"/>
                <w:noProof/>
              </w:rPr>
              <w:t>6.1</w:t>
            </w:r>
            <w:r>
              <w:rPr>
                <w:rFonts w:eastAsiaTheme="minorEastAsia"/>
                <w:noProof/>
              </w:rPr>
              <w:tab/>
            </w:r>
            <w:r w:rsidRPr="00552861">
              <w:rPr>
                <w:rStyle w:val="Hyperlink"/>
                <w:noProof/>
              </w:rPr>
              <w:t>Command 0x0000: ECP_CMD_PROTO_VERSION</w:t>
            </w:r>
            <w:r>
              <w:rPr>
                <w:noProof/>
                <w:webHidden/>
              </w:rPr>
              <w:tab/>
            </w:r>
            <w:r>
              <w:rPr>
                <w:noProof/>
                <w:webHidden/>
              </w:rPr>
              <w:fldChar w:fldCharType="begin"/>
            </w:r>
            <w:r>
              <w:rPr>
                <w:noProof/>
                <w:webHidden/>
              </w:rPr>
              <w:instrText xml:space="preserve"> PAGEREF _Toc226546725 \h </w:instrText>
            </w:r>
            <w:r>
              <w:rPr>
                <w:noProof/>
                <w:webHidden/>
              </w:rPr>
            </w:r>
            <w:r>
              <w:rPr>
                <w:noProof/>
                <w:webHidden/>
              </w:rPr>
              <w:fldChar w:fldCharType="separate"/>
            </w:r>
            <w:r>
              <w:rPr>
                <w:noProof/>
                <w:webHidden/>
              </w:rPr>
              <w:t>12</w:t>
            </w:r>
            <w:r>
              <w:rPr>
                <w:noProof/>
                <w:webHidden/>
              </w:rPr>
              <w:fldChar w:fldCharType="end"/>
            </w:r>
          </w:hyperlink>
        </w:p>
        <w:p w14:paraId="3B7695BE" w14:textId="1F64926C" w:rsidR="00CC3A85" w:rsidRDefault="00CC3A85">
          <w:pPr>
            <w:pStyle w:val="TOC2"/>
            <w:rPr>
              <w:rFonts w:eastAsiaTheme="minorEastAsia"/>
              <w:noProof/>
            </w:rPr>
          </w:pPr>
          <w:hyperlink w:anchor="_Toc226546726" w:history="1">
            <w:r w:rsidRPr="00552861">
              <w:rPr>
                <w:rStyle w:val="Hyperlink"/>
                <w:noProof/>
              </w:rPr>
              <w:t>6.2</w:t>
            </w:r>
            <w:r>
              <w:rPr>
                <w:rFonts w:eastAsiaTheme="minorEastAsia"/>
                <w:noProof/>
              </w:rPr>
              <w:tab/>
            </w:r>
            <w:r w:rsidRPr="00552861">
              <w:rPr>
                <w:rStyle w:val="Hyperlink"/>
                <w:noProof/>
              </w:rPr>
              <w:t>Command 0x0001: ECP_CMD_IDENT</w:t>
            </w:r>
            <w:r>
              <w:rPr>
                <w:noProof/>
                <w:webHidden/>
              </w:rPr>
              <w:tab/>
            </w:r>
            <w:r>
              <w:rPr>
                <w:noProof/>
                <w:webHidden/>
              </w:rPr>
              <w:fldChar w:fldCharType="begin"/>
            </w:r>
            <w:r>
              <w:rPr>
                <w:noProof/>
                <w:webHidden/>
              </w:rPr>
              <w:instrText xml:space="preserve"> PAGEREF _Toc226546726 \h </w:instrText>
            </w:r>
            <w:r>
              <w:rPr>
                <w:noProof/>
                <w:webHidden/>
              </w:rPr>
            </w:r>
            <w:r>
              <w:rPr>
                <w:noProof/>
                <w:webHidden/>
              </w:rPr>
              <w:fldChar w:fldCharType="separate"/>
            </w:r>
            <w:r>
              <w:rPr>
                <w:noProof/>
                <w:webHidden/>
              </w:rPr>
              <w:t>13</w:t>
            </w:r>
            <w:r>
              <w:rPr>
                <w:noProof/>
                <w:webHidden/>
              </w:rPr>
              <w:fldChar w:fldCharType="end"/>
            </w:r>
          </w:hyperlink>
        </w:p>
        <w:p w14:paraId="4F5B6361" w14:textId="16178412" w:rsidR="00CC3A85" w:rsidRDefault="00CC3A85">
          <w:pPr>
            <w:pStyle w:val="TOC2"/>
            <w:rPr>
              <w:rFonts w:eastAsiaTheme="minorEastAsia"/>
              <w:noProof/>
            </w:rPr>
          </w:pPr>
          <w:hyperlink w:anchor="_Toc226546727" w:history="1">
            <w:r w:rsidRPr="00552861">
              <w:rPr>
                <w:rStyle w:val="Hyperlink"/>
                <w:noProof/>
              </w:rPr>
              <w:t>6.3</w:t>
            </w:r>
            <w:r>
              <w:rPr>
                <w:rFonts w:eastAsiaTheme="minorEastAsia"/>
                <w:noProof/>
              </w:rPr>
              <w:tab/>
            </w:r>
            <w:r w:rsidRPr="00552861">
              <w:rPr>
                <w:rStyle w:val="Hyperlink"/>
                <w:noProof/>
              </w:rPr>
              <w:t>Command 0x0002: ECP_CMD_ENUM</w:t>
            </w:r>
            <w:r>
              <w:rPr>
                <w:noProof/>
                <w:webHidden/>
              </w:rPr>
              <w:tab/>
            </w:r>
            <w:r>
              <w:rPr>
                <w:noProof/>
                <w:webHidden/>
              </w:rPr>
              <w:fldChar w:fldCharType="begin"/>
            </w:r>
            <w:r>
              <w:rPr>
                <w:noProof/>
                <w:webHidden/>
              </w:rPr>
              <w:instrText xml:space="preserve"> PAGEREF _Toc226546727 \h </w:instrText>
            </w:r>
            <w:r>
              <w:rPr>
                <w:noProof/>
                <w:webHidden/>
              </w:rPr>
            </w:r>
            <w:r>
              <w:rPr>
                <w:noProof/>
                <w:webHidden/>
              </w:rPr>
              <w:fldChar w:fldCharType="separate"/>
            </w:r>
            <w:r>
              <w:rPr>
                <w:noProof/>
                <w:webHidden/>
              </w:rPr>
              <w:t>13</w:t>
            </w:r>
            <w:r>
              <w:rPr>
                <w:noProof/>
                <w:webHidden/>
              </w:rPr>
              <w:fldChar w:fldCharType="end"/>
            </w:r>
          </w:hyperlink>
        </w:p>
        <w:p w14:paraId="0000536A" w14:textId="6BB985D8" w:rsidR="00CC3A85" w:rsidRDefault="00CC3A85">
          <w:pPr>
            <w:pStyle w:val="TOC2"/>
            <w:rPr>
              <w:rFonts w:eastAsiaTheme="minorEastAsia"/>
              <w:noProof/>
            </w:rPr>
          </w:pPr>
          <w:hyperlink w:anchor="_Toc226546728" w:history="1">
            <w:r w:rsidRPr="00552861">
              <w:rPr>
                <w:rStyle w:val="Hyperlink"/>
                <w:noProof/>
              </w:rPr>
              <w:t>6.4</w:t>
            </w:r>
            <w:r>
              <w:rPr>
                <w:rFonts w:eastAsiaTheme="minorEastAsia"/>
                <w:noProof/>
              </w:rPr>
              <w:tab/>
            </w:r>
            <w:r w:rsidRPr="00552861">
              <w:rPr>
                <w:rStyle w:val="Hyperlink"/>
                <w:noProof/>
              </w:rPr>
              <w:t>Command 0x0003: ECP_CMD_HELLO</w:t>
            </w:r>
            <w:r>
              <w:rPr>
                <w:noProof/>
                <w:webHidden/>
              </w:rPr>
              <w:tab/>
            </w:r>
            <w:r>
              <w:rPr>
                <w:noProof/>
                <w:webHidden/>
              </w:rPr>
              <w:fldChar w:fldCharType="begin"/>
            </w:r>
            <w:r>
              <w:rPr>
                <w:noProof/>
                <w:webHidden/>
              </w:rPr>
              <w:instrText xml:space="preserve"> PAGEREF _Toc226546728 \h </w:instrText>
            </w:r>
            <w:r>
              <w:rPr>
                <w:noProof/>
                <w:webHidden/>
              </w:rPr>
            </w:r>
            <w:r>
              <w:rPr>
                <w:noProof/>
                <w:webHidden/>
              </w:rPr>
              <w:fldChar w:fldCharType="separate"/>
            </w:r>
            <w:r>
              <w:rPr>
                <w:noProof/>
                <w:webHidden/>
              </w:rPr>
              <w:t>14</w:t>
            </w:r>
            <w:r>
              <w:rPr>
                <w:noProof/>
                <w:webHidden/>
              </w:rPr>
              <w:fldChar w:fldCharType="end"/>
            </w:r>
          </w:hyperlink>
        </w:p>
        <w:p w14:paraId="278CAE73" w14:textId="7B70823F" w:rsidR="00CC3A85" w:rsidRDefault="00CC3A85">
          <w:pPr>
            <w:pStyle w:val="TOC2"/>
            <w:rPr>
              <w:rFonts w:eastAsiaTheme="minorEastAsia"/>
              <w:noProof/>
            </w:rPr>
          </w:pPr>
          <w:hyperlink w:anchor="_Toc226546729" w:history="1">
            <w:r w:rsidRPr="00552861">
              <w:rPr>
                <w:rStyle w:val="Hyperlink"/>
                <w:noProof/>
              </w:rPr>
              <w:t>6.5</w:t>
            </w:r>
            <w:r>
              <w:rPr>
                <w:rFonts w:eastAsiaTheme="minorEastAsia"/>
                <w:noProof/>
              </w:rPr>
              <w:tab/>
            </w:r>
            <w:r w:rsidRPr="00552861">
              <w:rPr>
                <w:rStyle w:val="Hyperlink"/>
                <w:noProof/>
              </w:rPr>
              <w:t>Command 0x0004: ECP_CMD_ECHO</w:t>
            </w:r>
            <w:r>
              <w:rPr>
                <w:noProof/>
                <w:webHidden/>
              </w:rPr>
              <w:tab/>
            </w:r>
            <w:r>
              <w:rPr>
                <w:noProof/>
                <w:webHidden/>
              </w:rPr>
              <w:fldChar w:fldCharType="begin"/>
            </w:r>
            <w:r>
              <w:rPr>
                <w:noProof/>
                <w:webHidden/>
              </w:rPr>
              <w:instrText xml:space="preserve"> PAGEREF _Toc226546729 \h </w:instrText>
            </w:r>
            <w:r>
              <w:rPr>
                <w:noProof/>
                <w:webHidden/>
              </w:rPr>
            </w:r>
            <w:r>
              <w:rPr>
                <w:noProof/>
                <w:webHidden/>
              </w:rPr>
              <w:fldChar w:fldCharType="separate"/>
            </w:r>
            <w:r>
              <w:rPr>
                <w:noProof/>
                <w:webHidden/>
              </w:rPr>
              <w:t>14</w:t>
            </w:r>
            <w:r>
              <w:rPr>
                <w:noProof/>
                <w:webHidden/>
              </w:rPr>
              <w:fldChar w:fldCharType="end"/>
            </w:r>
          </w:hyperlink>
        </w:p>
        <w:p w14:paraId="5B0D3A4F" w14:textId="41F9AFC2" w:rsidR="00CC3A85" w:rsidRDefault="00CC3A85">
          <w:pPr>
            <w:pStyle w:val="TOC2"/>
            <w:rPr>
              <w:rFonts w:eastAsiaTheme="minorEastAsia"/>
              <w:noProof/>
            </w:rPr>
          </w:pPr>
          <w:hyperlink w:anchor="_Toc226546730" w:history="1">
            <w:r w:rsidRPr="00552861">
              <w:rPr>
                <w:rStyle w:val="Hyperlink"/>
                <w:noProof/>
              </w:rPr>
              <w:t>6.6</w:t>
            </w:r>
            <w:r>
              <w:rPr>
                <w:rFonts w:eastAsiaTheme="minorEastAsia"/>
                <w:noProof/>
              </w:rPr>
              <w:tab/>
            </w:r>
            <w:r w:rsidRPr="00552861">
              <w:rPr>
                <w:rStyle w:val="Hyperlink"/>
                <w:noProof/>
              </w:rPr>
              <w:t>Command 0x0005: ECP_CMD_REBOOT</w:t>
            </w:r>
            <w:r>
              <w:rPr>
                <w:noProof/>
                <w:webHidden/>
              </w:rPr>
              <w:tab/>
            </w:r>
            <w:r>
              <w:rPr>
                <w:noProof/>
                <w:webHidden/>
              </w:rPr>
              <w:fldChar w:fldCharType="begin"/>
            </w:r>
            <w:r>
              <w:rPr>
                <w:noProof/>
                <w:webHidden/>
              </w:rPr>
              <w:instrText xml:space="preserve"> PAGEREF _Toc226546730 \h </w:instrText>
            </w:r>
            <w:r>
              <w:rPr>
                <w:noProof/>
                <w:webHidden/>
              </w:rPr>
            </w:r>
            <w:r>
              <w:rPr>
                <w:noProof/>
                <w:webHidden/>
              </w:rPr>
              <w:fldChar w:fldCharType="separate"/>
            </w:r>
            <w:r>
              <w:rPr>
                <w:noProof/>
                <w:webHidden/>
              </w:rPr>
              <w:t>14</w:t>
            </w:r>
            <w:r>
              <w:rPr>
                <w:noProof/>
                <w:webHidden/>
              </w:rPr>
              <w:fldChar w:fldCharType="end"/>
            </w:r>
          </w:hyperlink>
        </w:p>
        <w:p w14:paraId="2582C9BC" w14:textId="667F3942" w:rsidR="00CC3A85" w:rsidRDefault="00CC3A85">
          <w:pPr>
            <w:pStyle w:val="TOC2"/>
            <w:rPr>
              <w:rFonts w:eastAsiaTheme="minorEastAsia"/>
              <w:noProof/>
            </w:rPr>
          </w:pPr>
          <w:hyperlink w:anchor="_Toc226546731" w:history="1">
            <w:r w:rsidRPr="00552861">
              <w:rPr>
                <w:rStyle w:val="Hyperlink"/>
                <w:noProof/>
              </w:rPr>
              <w:t>6.7</w:t>
            </w:r>
            <w:r>
              <w:rPr>
                <w:rFonts w:eastAsiaTheme="minorEastAsia"/>
                <w:noProof/>
              </w:rPr>
              <w:tab/>
            </w:r>
            <w:r w:rsidRPr="00552861">
              <w:rPr>
                <w:rStyle w:val="Hyperlink"/>
                <w:noProof/>
              </w:rPr>
              <w:t>Command 0x0006: ECP_CMD_FEATURES</w:t>
            </w:r>
            <w:r>
              <w:rPr>
                <w:noProof/>
                <w:webHidden/>
              </w:rPr>
              <w:tab/>
            </w:r>
            <w:r>
              <w:rPr>
                <w:noProof/>
                <w:webHidden/>
              </w:rPr>
              <w:fldChar w:fldCharType="begin"/>
            </w:r>
            <w:r>
              <w:rPr>
                <w:noProof/>
                <w:webHidden/>
              </w:rPr>
              <w:instrText xml:space="preserve"> PAGEREF _Toc226546731 \h </w:instrText>
            </w:r>
            <w:r>
              <w:rPr>
                <w:noProof/>
                <w:webHidden/>
              </w:rPr>
            </w:r>
            <w:r>
              <w:rPr>
                <w:noProof/>
                <w:webHidden/>
              </w:rPr>
              <w:fldChar w:fldCharType="separate"/>
            </w:r>
            <w:r>
              <w:rPr>
                <w:noProof/>
                <w:webHidden/>
              </w:rPr>
              <w:t>15</w:t>
            </w:r>
            <w:r>
              <w:rPr>
                <w:noProof/>
                <w:webHidden/>
              </w:rPr>
              <w:fldChar w:fldCharType="end"/>
            </w:r>
          </w:hyperlink>
        </w:p>
        <w:p w14:paraId="2581ED64" w14:textId="45F32E5B" w:rsidR="00CC3A85" w:rsidRDefault="00CC3A85">
          <w:pPr>
            <w:pStyle w:val="TOC2"/>
            <w:rPr>
              <w:rFonts w:eastAsiaTheme="minorEastAsia"/>
              <w:noProof/>
            </w:rPr>
          </w:pPr>
          <w:hyperlink w:anchor="_Toc226546732" w:history="1">
            <w:r w:rsidRPr="00552861">
              <w:rPr>
                <w:rStyle w:val="Hyperlink"/>
                <w:noProof/>
              </w:rPr>
              <w:t>6.8</w:t>
            </w:r>
            <w:r>
              <w:rPr>
                <w:rFonts w:eastAsiaTheme="minorEastAsia"/>
                <w:noProof/>
              </w:rPr>
              <w:tab/>
            </w:r>
            <w:r w:rsidRPr="00552861">
              <w:rPr>
                <w:rStyle w:val="Hyperlink"/>
                <w:noProof/>
              </w:rPr>
              <w:t>Command 0x0007: ECP_CMD_DEVICE_EVENT</w:t>
            </w:r>
            <w:r>
              <w:rPr>
                <w:noProof/>
                <w:webHidden/>
              </w:rPr>
              <w:tab/>
            </w:r>
            <w:r>
              <w:rPr>
                <w:noProof/>
                <w:webHidden/>
              </w:rPr>
              <w:fldChar w:fldCharType="begin"/>
            </w:r>
            <w:r>
              <w:rPr>
                <w:noProof/>
                <w:webHidden/>
              </w:rPr>
              <w:instrText xml:space="preserve"> PAGEREF _Toc226546732 \h </w:instrText>
            </w:r>
            <w:r>
              <w:rPr>
                <w:noProof/>
                <w:webHidden/>
              </w:rPr>
            </w:r>
            <w:r>
              <w:rPr>
                <w:noProof/>
                <w:webHidden/>
              </w:rPr>
              <w:fldChar w:fldCharType="separate"/>
            </w:r>
            <w:r>
              <w:rPr>
                <w:noProof/>
                <w:webHidden/>
              </w:rPr>
              <w:t>15</w:t>
            </w:r>
            <w:r>
              <w:rPr>
                <w:noProof/>
                <w:webHidden/>
              </w:rPr>
              <w:fldChar w:fldCharType="end"/>
            </w:r>
          </w:hyperlink>
        </w:p>
        <w:p w14:paraId="047CE2BC" w14:textId="2BBEF4D6" w:rsidR="00CC3A85" w:rsidRDefault="00CC3A85">
          <w:pPr>
            <w:pStyle w:val="TOC2"/>
            <w:rPr>
              <w:rFonts w:eastAsiaTheme="minorEastAsia"/>
              <w:noProof/>
            </w:rPr>
          </w:pPr>
          <w:hyperlink w:anchor="_Toc226546733" w:history="1">
            <w:r w:rsidRPr="00552861">
              <w:rPr>
                <w:rStyle w:val="Hyperlink"/>
                <w:noProof/>
              </w:rPr>
              <w:t>6.9</w:t>
            </w:r>
            <w:r>
              <w:rPr>
                <w:rFonts w:eastAsiaTheme="minorEastAsia"/>
                <w:noProof/>
              </w:rPr>
              <w:tab/>
            </w:r>
            <w:r w:rsidRPr="00552861">
              <w:rPr>
                <w:rStyle w:val="Hyperlink"/>
                <w:noProof/>
              </w:rPr>
              <w:t>Command 0x0008: ECP_CMD_ESTOP</w:t>
            </w:r>
            <w:r>
              <w:rPr>
                <w:noProof/>
                <w:webHidden/>
              </w:rPr>
              <w:tab/>
            </w:r>
            <w:r>
              <w:rPr>
                <w:noProof/>
                <w:webHidden/>
              </w:rPr>
              <w:fldChar w:fldCharType="begin"/>
            </w:r>
            <w:r>
              <w:rPr>
                <w:noProof/>
                <w:webHidden/>
              </w:rPr>
              <w:instrText xml:space="preserve"> PAGEREF _Toc226546733 \h </w:instrText>
            </w:r>
            <w:r>
              <w:rPr>
                <w:noProof/>
                <w:webHidden/>
              </w:rPr>
            </w:r>
            <w:r>
              <w:rPr>
                <w:noProof/>
                <w:webHidden/>
              </w:rPr>
              <w:fldChar w:fldCharType="separate"/>
            </w:r>
            <w:r>
              <w:rPr>
                <w:noProof/>
                <w:webHidden/>
              </w:rPr>
              <w:t>16</w:t>
            </w:r>
            <w:r>
              <w:rPr>
                <w:noProof/>
                <w:webHidden/>
              </w:rPr>
              <w:fldChar w:fldCharType="end"/>
            </w:r>
          </w:hyperlink>
        </w:p>
        <w:p w14:paraId="4612EBC3" w14:textId="02EF89BF" w:rsidR="00CC3A85" w:rsidRDefault="00CC3A85">
          <w:pPr>
            <w:pStyle w:val="TOC2"/>
            <w:rPr>
              <w:rFonts w:eastAsiaTheme="minorEastAsia"/>
              <w:noProof/>
            </w:rPr>
          </w:pPr>
          <w:hyperlink w:anchor="_Toc226546734" w:history="1">
            <w:r w:rsidRPr="00552861">
              <w:rPr>
                <w:rStyle w:val="Hyperlink"/>
                <w:noProof/>
              </w:rPr>
              <w:t>6.10</w:t>
            </w:r>
            <w:r>
              <w:rPr>
                <w:rFonts w:eastAsiaTheme="minorEastAsia"/>
                <w:noProof/>
              </w:rPr>
              <w:tab/>
            </w:r>
            <w:r w:rsidRPr="00552861">
              <w:rPr>
                <w:rStyle w:val="Hyperlink"/>
                <w:noProof/>
              </w:rPr>
              <w:t>Command 0x0009: ECP_CMD_BOOT_JUMP</w:t>
            </w:r>
            <w:r>
              <w:rPr>
                <w:noProof/>
                <w:webHidden/>
              </w:rPr>
              <w:tab/>
            </w:r>
            <w:r>
              <w:rPr>
                <w:noProof/>
                <w:webHidden/>
              </w:rPr>
              <w:fldChar w:fldCharType="begin"/>
            </w:r>
            <w:r>
              <w:rPr>
                <w:noProof/>
                <w:webHidden/>
              </w:rPr>
              <w:instrText xml:space="preserve"> PAGEREF _Toc226546734 \h </w:instrText>
            </w:r>
            <w:r>
              <w:rPr>
                <w:noProof/>
                <w:webHidden/>
              </w:rPr>
            </w:r>
            <w:r>
              <w:rPr>
                <w:noProof/>
                <w:webHidden/>
              </w:rPr>
              <w:fldChar w:fldCharType="separate"/>
            </w:r>
            <w:r>
              <w:rPr>
                <w:noProof/>
                <w:webHidden/>
              </w:rPr>
              <w:t>16</w:t>
            </w:r>
            <w:r>
              <w:rPr>
                <w:noProof/>
                <w:webHidden/>
              </w:rPr>
              <w:fldChar w:fldCharType="end"/>
            </w:r>
          </w:hyperlink>
        </w:p>
        <w:p w14:paraId="5EEB6AC9" w14:textId="78ED66F2" w:rsidR="00CC3A85" w:rsidRDefault="00CC3A85">
          <w:pPr>
            <w:pStyle w:val="TOC2"/>
            <w:rPr>
              <w:rFonts w:eastAsiaTheme="minorEastAsia"/>
              <w:noProof/>
            </w:rPr>
          </w:pPr>
          <w:hyperlink w:anchor="_Toc226546735" w:history="1">
            <w:r w:rsidRPr="00552861">
              <w:rPr>
                <w:rStyle w:val="Hyperlink"/>
                <w:noProof/>
              </w:rPr>
              <w:t>6.11</w:t>
            </w:r>
            <w:r>
              <w:rPr>
                <w:rFonts w:eastAsiaTheme="minorEastAsia"/>
                <w:noProof/>
              </w:rPr>
              <w:tab/>
            </w:r>
            <w:r w:rsidRPr="00552861">
              <w:rPr>
                <w:rStyle w:val="Hyperlink"/>
                <w:noProof/>
              </w:rPr>
              <w:t>Command 0x1000: ECP_CMD_IO_READ</w:t>
            </w:r>
            <w:r>
              <w:rPr>
                <w:noProof/>
                <w:webHidden/>
              </w:rPr>
              <w:tab/>
            </w:r>
            <w:r>
              <w:rPr>
                <w:noProof/>
                <w:webHidden/>
              </w:rPr>
              <w:fldChar w:fldCharType="begin"/>
            </w:r>
            <w:r>
              <w:rPr>
                <w:noProof/>
                <w:webHidden/>
              </w:rPr>
              <w:instrText xml:space="preserve"> PAGEREF _Toc226546735 \h </w:instrText>
            </w:r>
            <w:r>
              <w:rPr>
                <w:noProof/>
                <w:webHidden/>
              </w:rPr>
            </w:r>
            <w:r>
              <w:rPr>
                <w:noProof/>
                <w:webHidden/>
              </w:rPr>
              <w:fldChar w:fldCharType="separate"/>
            </w:r>
            <w:r>
              <w:rPr>
                <w:noProof/>
                <w:webHidden/>
              </w:rPr>
              <w:t>17</w:t>
            </w:r>
            <w:r>
              <w:rPr>
                <w:noProof/>
                <w:webHidden/>
              </w:rPr>
              <w:fldChar w:fldCharType="end"/>
            </w:r>
          </w:hyperlink>
        </w:p>
        <w:p w14:paraId="086C7DC9" w14:textId="1E3D8994" w:rsidR="00CC3A85" w:rsidRDefault="00CC3A85">
          <w:pPr>
            <w:pStyle w:val="TOC2"/>
            <w:rPr>
              <w:rFonts w:eastAsiaTheme="minorEastAsia"/>
              <w:noProof/>
            </w:rPr>
          </w:pPr>
          <w:hyperlink w:anchor="_Toc226546736" w:history="1">
            <w:r w:rsidRPr="00552861">
              <w:rPr>
                <w:rStyle w:val="Hyperlink"/>
                <w:noProof/>
              </w:rPr>
              <w:t>6.12</w:t>
            </w:r>
            <w:r>
              <w:rPr>
                <w:rFonts w:eastAsiaTheme="minorEastAsia"/>
                <w:noProof/>
              </w:rPr>
              <w:tab/>
            </w:r>
            <w:r w:rsidRPr="00552861">
              <w:rPr>
                <w:rStyle w:val="Hyperlink"/>
                <w:noProof/>
              </w:rPr>
              <w:t>Command 0x1001: ECP_CMD_IO_WRITE</w:t>
            </w:r>
            <w:r>
              <w:rPr>
                <w:noProof/>
                <w:webHidden/>
              </w:rPr>
              <w:tab/>
            </w:r>
            <w:r>
              <w:rPr>
                <w:noProof/>
                <w:webHidden/>
              </w:rPr>
              <w:fldChar w:fldCharType="begin"/>
            </w:r>
            <w:r>
              <w:rPr>
                <w:noProof/>
                <w:webHidden/>
              </w:rPr>
              <w:instrText xml:space="preserve"> PAGEREF _Toc226546736 \h </w:instrText>
            </w:r>
            <w:r>
              <w:rPr>
                <w:noProof/>
                <w:webHidden/>
              </w:rPr>
            </w:r>
            <w:r>
              <w:rPr>
                <w:noProof/>
                <w:webHidden/>
              </w:rPr>
              <w:fldChar w:fldCharType="separate"/>
            </w:r>
            <w:r>
              <w:rPr>
                <w:noProof/>
                <w:webHidden/>
              </w:rPr>
              <w:t>18</w:t>
            </w:r>
            <w:r>
              <w:rPr>
                <w:noProof/>
                <w:webHidden/>
              </w:rPr>
              <w:fldChar w:fldCharType="end"/>
            </w:r>
          </w:hyperlink>
        </w:p>
        <w:p w14:paraId="4522368D" w14:textId="078F0AD8" w:rsidR="00CC3A85" w:rsidRDefault="00CC3A85">
          <w:pPr>
            <w:pStyle w:val="TOC2"/>
            <w:rPr>
              <w:rFonts w:eastAsiaTheme="minorEastAsia"/>
              <w:noProof/>
            </w:rPr>
          </w:pPr>
          <w:hyperlink w:anchor="_Toc226546737" w:history="1">
            <w:r w:rsidRPr="00552861">
              <w:rPr>
                <w:rStyle w:val="Hyperlink"/>
                <w:noProof/>
              </w:rPr>
              <w:t>6.13</w:t>
            </w:r>
            <w:r>
              <w:rPr>
                <w:rFonts w:eastAsiaTheme="minorEastAsia"/>
                <w:noProof/>
              </w:rPr>
              <w:tab/>
            </w:r>
            <w:r w:rsidRPr="00552861">
              <w:rPr>
                <w:rStyle w:val="Hyperlink"/>
                <w:noProof/>
              </w:rPr>
              <w:t>Command 0x1002: ECP_CMD_IO_GET_ATTRIB</w:t>
            </w:r>
            <w:r>
              <w:rPr>
                <w:noProof/>
                <w:webHidden/>
              </w:rPr>
              <w:tab/>
            </w:r>
            <w:r>
              <w:rPr>
                <w:noProof/>
                <w:webHidden/>
              </w:rPr>
              <w:fldChar w:fldCharType="begin"/>
            </w:r>
            <w:r>
              <w:rPr>
                <w:noProof/>
                <w:webHidden/>
              </w:rPr>
              <w:instrText xml:space="preserve"> PAGEREF _Toc226546737 \h </w:instrText>
            </w:r>
            <w:r>
              <w:rPr>
                <w:noProof/>
                <w:webHidden/>
              </w:rPr>
            </w:r>
            <w:r>
              <w:rPr>
                <w:noProof/>
                <w:webHidden/>
              </w:rPr>
              <w:fldChar w:fldCharType="separate"/>
            </w:r>
            <w:r>
              <w:rPr>
                <w:noProof/>
                <w:webHidden/>
              </w:rPr>
              <w:t>18</w:t>
            </w:r>
            <w:r>
              <w:rPr>
                <w:noProof/>
                <w:webHidden/>
              </w:rPr>
              <w:fldChar w:fldCharType="end"/>
            </w:r>
          </w:hyperlink>
        </w:p>
        <w:p w14:paraId="4C939158" w14:textId="2DCC59CC" w:rsidR="00CC3A85" w:rsidRDefault="00CC3A85">
          <w:pPr>
            <w:pStyle w:val="TOC2"/>
            <w:rPr>
              <w:rFonts w:eastAsiaTheme="minorEastAsia"/>
              <w:noProof/>
            </w:rPr>
          </w:pPr>
          <w:hyperlink w:anchor="_Toc226546738" w:history="1">
            <w:r w:rsidRPr="00552861">
              <w:rPr>
                <w:rStyle w:val="Hyperlink"/>
                <w:noProof/>
              </w:rPr>
              <w:t>6.14</w:t>
            </w:r>
            <w:r>
              <w:rPr>
                <w:rFonts w:eastAsiaTheme="minorEastAsia"/>
                <w:noProof/>
              </w:rPr>
              <w:tab/>
            </w:r>
            <w:r w:rsidRPr="00552861">
              <w:rPr>
                <w:rStyle w:val="Hyperlink"/>
                <w:noProof/>
              </w:rPr>
              <w:t>Command 0x1003: ECP_CMD_IO_SET_ATTRIB</w:t>
            </w:r>
            <w:r>
              <w:rPr>
                <w:noProof/>
                <w:webHidden/>
              </w:rPr>
              <w:tab/>
            </w:r>
            <w:r>
              <w:rPr>
                <w:noProof/>
                <w:webHidden/>
              </w:rPr>
              <w:fldChar w:fldCharType="begin"/>
            </w:r>
            <w:r>
              <w:rPr>
                <w:noProof/>
                <w:webHidden/>
              </w:rPr>
              <w:instrText xml:space="preserve"> PAGEREF _Toc226546738 \h </w:instrText>
            </w:r>
            <w:r>
              <w:rPr>
                <w:noProof/>
                <w:webHidden/>
              </w:rPr>
            </w:r>
            <w:r>
              <w:rPr>
                <w:noProof/>
                <w:webHidden/>
              </w:rPr>
              <w:fldChar w:fldCharType="separate"/>
            </w:r>
            <w:r>
              <w:rPr>
                <w:noProof/>
                <w:webHidden/>
              </w:rPr>
              <w:t>19</w:t>
            </w:r>
            <w:r>
              <w:rPr>
                <w:noProof/>
                <w:webHidden/>
              </w:rPr>
              <w:fldChar w:fldCharType="end"/>
            </w:r>
          </w:hyperlink>
        </w:p>
        <w:p w14:paraId="543BB9CE" w14:textId="268715DF" w:rsidR="00CC3A85" w:rsidRDefault="00CC3A85">
          <w:pPr>
            <w:pStyle w:val="TOC2"/>
            <w:rPr>
              <w:rFonts w:eastAsiaTheme="minorEastAsia"/>
              <w:noProof/>
            </w:rPr>
          </w:pPr>
          <w:hyperlink w:anchor="_Toc226546739" w:history="1">
            <w:r w:rsidRPr="00552861">
              <w:rPr>
                <w:rStyle w:val="Hyperlink"/>
                <w:noProof/>
              </w:rPr>
              <w:t>6.15</w:t>
            </w:r>
            <w:r>
              <w:rPr>
                <w:rFonts w:eastAsiaTheme="minorEastAsia"/>
                <w:noProof/>
              </w:rPr>
              <w:tab/>
            </w:r>
            <w:r w:rsidRPr="00552861">
              <w:rPr>
                <w:rStyle w:val="Hyperlink"/>
                <w:noProof/>
              </w:rPr>
              <w:t>Command 0x1100: ECP_CMD_LED_COLOR</w:t>
            </w:r>
            <w:r>
              <w:rPr>
                <w:noProof/>
                <w:webHidden/>
              </w:rPr>
              <w:tab/>
            </w:r>
            <w:r>
              <w:rPr>
                <w:noProof/>
                <w:webHidden/>
              </w:rPr>
              <w:fldChar w:fldCharType="begin"/>
            </w:r>
            <w:r>
              <w:rPr>
                <w:noProof/>
                <w:webHidden/>
              </w:rPr>
              <w:instrText xml:space="preserve"> PAGEREF _Toc226546739 \h </w:instrText>
            </w:r>
            <w:r>
              <w:rPr>
                <w:noProof/>
                <w:webHidden/>
              </w:rPr>
            </w:r>
            <w:r>
              <w:rPr>
                <w:noProof/>
                <w:webHidden/>
              </w:rPr>
              <w:fldChar w:fldCharType="separate"/>
            </w:r>
            <w:r>
              <w:rPr>
                <w:noProof/>
                <w:webHidden/>
              </w:rPr>
              <w:t>19</w:t>
            </w:r>
            <w:r>
              <w:rPr>
                <w:noProof/>
                <w:webHidden/>
              </w:rPr>
              <w:fldChar w:fldCharType="end"/>
            </w:r>
          </w:hyperlink>
        </w:p>
        <w:p w14:paraId="1253EFB3" w14:textId="7E4B91DF" w:rsidR="00CC3A85" w:rsidRDefault="00CC3A85">
          <w:pPr>
            <w:pStyle w:val="TOC2"/>
            <w:rPr>
              <w:rFonts w:eastAsiaTheme="minorEastAsia"/>
              <w:noProof/>
            </w:rPr>
          </w:pPr>
          <w:hyperlink w:anchor="_Toc226546740" w:history="1">
            <w:r w:rsidRPr="00552861">
              <w:rPr>
                <w:rStyle w:val="Hyperlink"/>
                <w:noProof/>
              </w:rPr>
              <w:t>6.16</w:t>
            </w:r>
            <w:r>
              <w:rPr>
                <w:rFonts w:eastAsiaTheme="minorEastAsia"/>
                <w:noProof/>
              </w:rPr>
              <w:tab/>
            </w:r>
            <w:r w:rsidRPr="00552861">
              <w:rPr>
                <w:rStyle w:val="Hyperlink"/>
                <w:noProof/>
              </w:rPr>
              <w:t>Command 0x1101: ECP_CMD_LED_BRIGHTNESS</w:t>
            </w:r>
            <w:r>
              <w:rPr>
                <w:noProof/>
                <w:webHidden/>
              </w:rPr>
              <w:tab/>
            </w:r>
            <w:r>
              <w:rPr>
                <w:noProof/>
                <w:webHidden/>
              </w:rPr>
              <w:fldChar w:fldCharType="begin"/>
            </w:r>
            <w:r>
              <w:rPr>
                <w:noProof/>
                <w:webHidden/>
              </w:rPr>
              <w:instrText xml:space="preserve"> PAGEREF _Toc226546740 \h </w:instrText>
            </w:r>
            <w:r>
              <w:rPr>
                <w:noProof/>
                <w:webHidden/>
              </w:rPr>
            </w:r>
            <w:r>
              <w:rPr>
                <w:noProof/>
                <w:webHidden/>
              </w:rPr>
              <w:fldChar w:fldCharType="separate"/>
            </w:r>
            <w:r>
              <w:rPr>
                <w:noProof/>
                <w:webHidden/>
              </w:rPr>
              <w:t>20</w:t>
            </w:r>
            <w:r>
              <w:rPr>
                <w:noProof/>
                <w:webHidden/>
              </w:rPr>
              <w:fldChar w:fldCharType="end"/>
            </w:r>
          </w:hyperlink>
        </w:p>
        <w:p w14:paraId="391F7407" w14:textId="030A52BA" w:rsidR="00CC3A85" w:rsidRDefault="00CC3A85">
          <w:pPr>
            <w:pStyle w:val="TOC2"/>
            <w:rPr>
              <w:rFonts w:eastAsiaTheme="minorEastAsia"/>
              <w:noProof/>
            </w:rPr>
          </w:pPr>
          <w:hyperlink w:anchor="_Toc226546741" w:history="1">
            <w:r w:rsidRPr="00552861">
              <w:rPr>
                <w:rStyle w:val="Hyperlink"/>
                <w:noProof/>
              </w:rPr>
              <w:t>6.17</w:t>
            </w:r>
            <w:r>
              <w:rPr>
                <w:rFonts w:eastAsiaTheme="minorEastAsia"/>
                <w:noProof/>
              </w:rPr>
              <w:tab/>
            </w:r>
            <w:r w:rsidRPr="00552861">
              <w:rPr>
                <w:rStyle w:val="Hyperlink"/>
                <w:noProof/>
              </w:rPr>
              <w:t>Command 0x1200: ECP_CMD_GPIO_CONFIG</w:t>
            </w:r>
            <w:r>
              <w:rPr>
                <w:noProof/>
                <w:webHidden/>
              </w:rPr>
              <w:tab/>
            </w:r>
            <w:r>
              <w:rPr>
                <w:noProof/>
                <w:webHidden/>
              </w:rPr>
              <w:fldChar w:fldCharType="begin"/>
            </w:r>
            <w:r>
              <w:rPr>
                <w:noProof/>
                <w:webHidden/>
              </w:rPr>
              <w:instrText xml:space="preserve"> PAGEREF _Toc226546741 \h </w:instrText>
            </w:r>
            <w:r>
              <w:rPr>
                <w:noProof/>
                <w:webHidden/>
              </w:rPr>
            </w:r>
            <w:r>
              <w:rPr>
                <w:noProof/>
                <w:webHidden/>
              </w:rPr>
              <w:fldChar w:fldCharType="separate"/>
            </w:r>
            <w:r>
              <w:rPr>
                <w:noProof/>
                <w:webHidden/>
              </w:rPr>
              <w:t>20</w:t>
            </w:r>
            <w:r>
              <w:rPr>
                <w:noProof/>
                <w:webHidden/>
              </w:rPr>
              <w:fldChar w:fldCharType="end"/>
            </w:r>
          </w:hyperlink>
        </w:p>
        <w:p w14:paraId="06B30DC2" w14:textId="2D599183" w:rsidR="00CC3A85" w:rsidRDefault="00CC3A85">
          <w:pPr>
            <w:pStyle w:val="TOC2"/>
            <w:rPr>
              <w:rFonts w:eastAsiaTheme="minorEastAsia"/>
              <w:noProof/>
            </w:rPr>
          </w:pPr>
          <w:hyperlink w:anchor="_Toc226546742" w:history="1">
            <w:r w:rsidRPr="00552861">
              <w:rPr>
                <w:rStyle w:val="Hyperlink"/>
                <w:noProof/>
              </w:rPr>
              <w:t>6.18</w:t>
            </w:r>
            <w:r>
              <w:rPr>
                <w:rFonts w:eastAsiaTheme="minorEastAsia"/>
                <w:noProof/>
              </w:rPr>
              <w:tab/>
            </w:r>
            <w:r w:rsidRPr="00552861">
              <w:rPr>
                <w:rStyle w:val="Hyperlink"/>
                <w:noProof/>
              </w:rPr>
              <w:t>Command 0x1201: ECP_CMD_GPIO</w:t>
            </w:r>
            <w:r>
              <w:rPr>
                <w:noProof/>
                <w:webHidden/>
              </w:rPr>
              <w:tab/>
            </w:r>
            <w:r>
              <w:rPr>
                <w:noProof/>
                <w:webHidden/>
              </w:rPr>
              <w:fldChar w:fldCharType="begin"/>
            </w:r>
            <w:r>
              <w:rPr>
                <w:noProof/>
                <w:webHidden/>
              </w:rPr>
              <w:instrText xml:space="preserve"> PAGEREF _Toc226546742 \h </w:instrText>
            </w:r>
            <w:r>
              <w:rPr>
                <w:noProof/>
                <w:webHidden/>
              </w:rPr>
            </w:r>
            <w:r>
              <w:rPr>
                <w:noProof/>
                <w:webHidden/>
              </w:rPr>
              <w:fldChar w:fldCharType="separate"/>
            </w:r>
            <w:r>
              <w:rPr>
                <w:noProof/>
                <w:webHidden/>
              </w:rPr>
              <w:t>20</w:t>
            </w:r>
            <w:r>
              <w:rPr>
                <w:noProof/>
                <w:webHidden/>
              </w:rPr>
              <w:fldChar w:fldCharType="end"/>
            </w:r>
          </w:hyperlink>
        </w:p>
        <w:p w14:paraId="1E237D75" w14:textId="2E7584B5" w:rsidR="00CC3A85" w:rsidRDefault="00CC3A85">
          <w:pPr>
            <w:pStyle w:val="TOC2"/>
            <w:rPr>
              <w:rFonts w:eastAsiaTheme="minorEastAsia"/>
              <w:noProof/>
            </w:rPr>
          </w:pPr>
          <w:hyperlink w:anchor="_Toc226546743" w:history="1">
            <w:r w:rsidRPr="00552861">
              <w:rPr>
                <w:rStyle w:val="Hyperlink"/>
                <w:noProof/>
              </w:rPr>
              <w:t>6.19</w:t>
            </w:r>
            <w:r>
              <w:rPr>
                <w:rFonts w:eastAsiaTheme="minorEastAsia"/>
                <w:noProof/>
              </w:rPr>
              <w:tab/>
            </w:r>
            <w:r w:rsidRPr="00552861">
              <w:rPr>
                <w:rStyle w:val="Hyperlink"/>
                <w:noProof/>
              </w:rPr>
              <w:t>Command 0xFF00: ECP_CMD_PEEK</w:t>
            </w:r>
            <w:r>
              <w:rPr>
                <w:noProof/>
                <w:webHidden/>
              </w:rPr>
              <w:tab/>
            </w:r>
            <w:r>
              <w:rPr>
                <w:noProof/>
                <w:webHidden/>
              </w:rPr>
              <w:fldChar w:fldCharType="begin"/>
            </w:r>
            <w:r>
              <w:rPr>
                <w:noProof/>
                <w:webHidden/>
              </w:rPr>
              <w:instrText xml:space="preserve"> PAGEREF _Toc226546743 \h </w:instrText>
            </w:r>
            <w:r>
              <w:rPr>
                <w:noProof/>
                <w:webHidden/>
              </w:rPr>
            </w:r>
            <w:r>
              <w:rPr>
                <w:noProof/>
                <w:webHidden/>
              </w:rPr>
              <w:fldChar w:fldCharType="separate"/>
            </w:r>
            <w:r>
              <w:rPr>
                <w:noProof/>
                <w:webHidden/>
              </w:rPr>
              <w:t>21</w:t>
            </w:r>
            <w:r>
              <w:rPr>
                <w:noProof/>
                <w:webHidden/>
              </w:rPr>
              <w:fldChar w:fldCharType="end"/>
            </w:r>
          </w:hyperlink>
        </w:p>
        <w:p w14:paraId="5290AAE6" w14:textId="20DBEBF2" w:rsidR="00CC3A85" w:rsidRDefault="00CC3A85">
          <w:pPr>
            <w:pStyle w:val="TOC2"/>
            <w:rPr>
              <w:rFonts w:eastAsiaTheme="minorEastAsia"/>
              <w:noProof/>
            </w:rPr>
          </w:pPr>
          <w:hyperlink w:anchor="_Toc226546744" w:history="1">
            <w:r w:rsidRPr="00552861">
              <w:rPr>
                <w:rStyle w:val="Hyperlink"/>
                <w:noProof/>
              </w:rPr>
              <w:t>6.20</w:t>
            </w:r>
            <w:r>
              <w:rPr>
                <w:rFonts w:eastAsiaTheme="minorEastAsia"/>
                <w:noProof/>
              </w:rPr>
              <w:tab/>
            </w:r>
            <w:r w:rsidRPr="00552861">
              <w:rPr>
                <w:rStyle w:val="Hyperlink"/>
                <w:noProof/>
              </w:rPr>
              <w:t>Command 0xFF01: ECP_CMD_POKE</w:t>
            </w:r>
            <w:r>
              <w:rPr>
                <w:noProof/>
                <w:webHidden/>
              </w:rPr>
              <w:tab/>
            </w:r>
            <w:r>
              <w:rPr>
                <w:noProof/>
                <w:webHidden/>
              </w:rPr>
              <w:fldChar w:fldCharType="begin"/>
            </w:r>
            <w:r>
              <w:rPr>
                <w:noProof/>
                <w:webHidden/>
              </w:rPr>
              <w:instrText xml:space="preserve"> PAGEREF _Toc226546744 \h </w:instrText>
            </w:r>
            <w:r>
              <w:rPr>
                <w:noProof/>
                <w:webHidden/>
              </w:rPr>
            </w:r>
            <w:r>
              <w:rPr>
                <w:noProof/>
                <w:webHidden/>
              </w:rPr>
              <w:fldChar w:fldCharType="separate"/>
            </w:r>
            <w:r>
              <w:rPr>
                <w:noProof/>
                <w:webHidden/>
              </w:rPr>
              <w:t>22</w:t>
            </w:r>
            <w:r>
              <w:rPr>
                <w:noProof/>
                <w:webHidden/>
              </w:rPr>
              <w:fldChar w:fldCharType="end"/>
            </w:r>
          </w:hyperlink>
        </w:p>
        <w:p w14:paraId="12F918A4" w14:textId="3EFF08E6" w:rsidR="00CC3A85" w:rsidRDefault="00CC3A85">
          <w:pPr>
            <w:pStyle w:val="TOC2"/>
            <w:rPr>
              <w:rFonts w:eastAsiaTheme="minorEastAsia"/>
              <w:noProof/>
            </w:rPr>
          </w:pPr>
          <w:hyperlink w:anchor="_Toc226546745" w:history="1">
            <w:r w:rsidRPr="00552861">
              <w:rPr>
                <w:rStyle w:val="Hyperlink"/>
                <w:noProof/>
              </w:rPr>
              <w:t>6.21</w:t>
            </w:r>
            <w:r>
              <w:rPr>
                <w:rFonts w:eastAsiaTheme="minorEastAsia"/>
                <w:noProof/>
              </w:rPr>
              <w:tab/>
            </w:r>
            <w:r w:rsidRPr="00552861">
              <w:rPr>
                <w:rStyle w:val="Hyperlink"/>
                <w:noProof/>
              </w:rPr>
              <w:t>Command 0xFF02: ECP_CMD_COMM_STATS</w:t>
            </w:r>
            <w:r>
              <w:rPr>
                <w:noProof/>
                <w:webHidden/>
              </w:rPr>
              <w:tab/>
            </w:r>
            <w:r>
              <w:rPr>
                <w:noProof/>
                <w:webHidden/>
              </w:rPr>
              <w:fldChar w:fldCharType="begin"/>
            </w:r>
            <w:r>
              <w:rPr>
                <w:noProof/>
                <w:webHidden/>
              </w:rPr>
              <w:instrText xml:space="preserve"> PAGEREF _Toc226546745 \h </w:instrText>
            </w:r>
            <w:r>
              <w:rPr>
                <w:noProof/>
                <w:webHidden/>
              </w:rPr>
            </w:r>
            <w:r>
              <w:rPr>
                <w:noProof/>
                <w:webHidden/>
              </w:rPr>
              <w:fldChar w:fldCharType="separate"/>
            </w:r>
            <w:r>
              <w:rPr>
                <w:noProof/>
                <w:webHidden/>
              </w:rPr>
              <w:t>22</w:t>
            </w:r>
            <w:r>
              <w:rPr>
                <w:noProof/>
                <w:webHidden/>
              </w:rPr>
              <w:fldChar w:fldCharType="end"/>
            </w:r>
          </w:hyperlink>
        </w:p>
        <w:p w14:paraId="7933124F" w14:textId="3513906C" w:rsidR="00CC3A85" w:rsidRDefault="00CC3A85">
          <w:pPr>
            <w:pStyle w:val="TOC2"/>
            <w:rPr>
              <w:rFonts w:eastAsiaTheme="minorEastAsia"/>
              <w:noProof/>
            </w:rPr>
          </w:pPr>
          <w:hyperlink w:anchor="_Toc226546746" w:history="1">
            <w:r w:rsidRPr="00552861">
              <w:rPr>
                <w:rStyle w:val="Hyperlink"/>
                <w:noProof/>
              </w:rPr>
              <w:t>6.22</w:t>
            </w:r>
            <w:r>
              <w:rPr>
                <w:rFonts w:eastAsiaTheme="minorEastAsia"/>
                <w:noProof/>
              </w:rPr>
              <w:tab/>
            </w:r>
            <w:r w:rsidRPr="00552861">
              <w:rPr>
                <w:rStyle w:val="Hyperlink"/>
                <w:noProof/>
              </w:rPr>
              <w:t>Command 0xFF03: ECP_CMD_UPTIME</w:t>
            </w:r>
            <w:r>
              <w:rPr>
                <w:noProof/>
                <w:webHidden/>
              </w:rPr>
              <w:tab/>
            </w:r>
            <w:r>
              <w:rPr>
                <w:noProof/>
                <w:webHidden/>
              </w:rPr>
              <w:fldChar w:fldCharType="begin"/>
            </w:r>
            <w:r>
              <w:rPr>
                <w:noProof/>
                <w:webHidden/>
              </w:rPr>
              <w:instrText xml:space="preserve"> PAGEREF _Toc226546746 \h </w:instrText>
            </w:r>
            <w:r>
              <w:rPr>
                <w:noProof/>
                <w:webHidden/>
              </w:rPr>
            </w:r>
            <w:r>
              <w:rPr>
                <w:noProof/>
                <w:webHidden/>
              </w:rPr>
              <w:fldChar w:fldCharType="separate"/>
            </w:r>
            <w:r>
              <w:rPr>
                <w:noProof/>
                <w:webHidden/>
              </w:rPr>
              <w:t>22</w:t>
            </w:r>
            <w:r>
              <w:rPr>
                <w:noProof/>
                <w:webHidden/>
              </w:rPr>
              <w:fldChar w:fldCharType="end"/>
            </w:r>
          </w:hyperlink>
        </w:p>
        <w:p w14:paraId="37524C86" w14:textId="4E56A556" w:rsidR="00CC3A85" w:rsidRDefault="00CC3A85">
          <w:pPr>
            <w:pStyle w:val="TOC1"/>
            <w:rPr>
              <w:rFonts w:eastAsiaTheme="minorEastAsia"/>
              <w:noProof/>
            </w:rPr>
          </w:pPr>
          <w:hyperlink w:anchor="_Toc226546747" w:history="1">
            <w:r w:rsidRPr="00552861">
              <w:rPr>
                <w:rStyle w:val="Hyperlink"/>
                <w:noProof/>
              </w:rPr>
              <w:t>7</w:t>
            </w:r>
            <w:r>
              <w:rPr>
                <w:rFonts w:eastAsiaTheme="minorEastAsia"/>
                <w:noProof/>
              </w:rPr>
              <w:tab/>
            </w:r>
            <w:r w:rsidRPr="00552861">
              <w:rPr>
                <w:rStyle w:val="Hyperlink"/>
                <w:noProof/>
              </w:rPr>
              <w:t>Features</w:t>
            </w:r>
            <w:r>
              <w:rPr>
                <w:noProof/>
                <w:webHidden/>
              </w:rPr>
              <w:tab/>
            </w:r>
            <w:r>
              <w:rPr>
                <w:noProof/>
                <w:webHidden/>
              </w:rPr>
              <w:fldChar w:fldCharType="begin"/>
            </w:r>
            <w:r>
              <w:rPr>
                <w:noProof/>
                <w:webHidden/>
              </w:rPr>
              <w:instrText xml:space="preserve"> PAGEREF _Toc226546747 \h </w:instrText>
            </w:r>
            <w:r>
              <w:rPr>
                <w:noProof/>
                <w:webHidden/>
              </w:rPr>
            </w:r>
            <w:r>
              <w:rPr>
                <w:noProof/>
                <w:webHidden/>
              </w:rPr>
              <w:fldChar w:fldCharType="separate"/>
            </w:r>
            <w:r>
              <w:rPr>
                <w:noProof/>
                <w:webHidden/>
              </w:rPr>
              <w:t>23</w:t>
            </w:r>
            <w:r>
              <w:rPr>
                <w:noProof/>
                <w:webHidden/>
              </w:rPr>
              <w:fldChar w:fldCharType="end"/>
            </w:r>
          </w:hyperlink>
        </w:p>
        <w:p w14:paraId="6B4E72D7" w14:textId="5C5B55C3" w:rsidR="00CC3A85" w:rsidRDefault="00CC3A85">
          <w:pPr>
            <w:pStyle w:val="TOC2"/>
            <w:rPr>
              <w:rFonts w:eastAsiaTheme="minorEastAsia"/>
              <w:noProof/>
            </w:rPr>
          </w:pPr>
          <w:hyperlink w:anchor="_Toc226546748" w:history="1">
            <w:r w:rsidRPr="00552861">
              <w:rPr>
                <w:rStyle w:val="Hyperlink"/>
                <w:noProof/>
              </w:rPr>
              <w:t>7.1</w:t>
            </w:r>
            <w:r>
              <w:rPr>
                <w:rFonts w:eastAsiaTheme="minorEastAsia"/>
                <w:noProof/>
              </w:rPr>
              <w:tab/>
            </w:r>
            <w:r w:rsidRPr="00552861">
              <w:rPr>
                <w:rStyle w:val="Hyperlink"/>
                <w:noProof/>
              </w:rPr>
              <w:t>ECP_FEATURE_CH_IO</w:t>
            </w:r>
            <w:r>
              <w:rPr>
                <w:noProof/>
                <w:webHidden/>
              </w:rPr>
              <w:tab/>
            </w:r>
            <w:r>
              <w:rPr>
                <w:noProof/>
                <w:webHidden/>
              </w:rPr>
              <w:fldChar w:fldCharType="begin"/>
            </w:r>
            <w:r>
              <w:rPr>
                <w:noProof/>
                <w:webHidden/>
              </w:rPr>
              <w:instrText xml:space="preserve"> PAGEREF _Toc226546748 \h </w:instrText>
            </w:r>
            <w:r>
              <w:rPr>
                <w:noProof/>
                <w:webHidden/>
              </w:rPr>
            </w:r>
            <w:r>
              <w:rPr>
                <w:noProof/>
                <w:webHidden/>
              </w:rPr>
              <w:fldChar w:fldCharType="separate"/>
            </w:r>
            <w:r>
              <w:rPr>
                <w:noProof/>
                <w:webHidden/>
              </w:rPr>
              <w:t>23</w:t>
            </w:r>
            <w:r>
              <w:rPr>
                <w:noProof/>
                <w:webHidden/>
              </w:rPr>
              <w:fldChar w:fldCharType="end"/>
            </w:r>
          </w:hyperlink>
        </w:p>
        <w:p w14:paraId="3B988ADB" w14:textId="17160EEB" w:rsidR="00CC3A85" w:rsidRDefault="00CC3A85">
          <w:pPr>
            <w:pStyle w:val="TOC2"/>
            <w:rPr>
              <w:rFonts w:eastAsiaTheme="minorEastAsia"/>
              <w:noProof/>
            </w:rPr>
          </w:pPr>
          <w:hyperlink w:anchor="_Toc226546749" w:history="1">
            <w:r w:rsidRPr="00552861">
              <w:rPr>
                <w:rStyle w:val="Hyperlink"/>
                <w:noProof/>
              </w:rPr>
              <w:t>7.2</w:t>
            </w:r>
            <w:r>
              <w:rPr>
                <w:rFonts w:eastAsiaTheme="minorEastAsia"/>
                <w:noProof/>
              </w:rPr>
              <w:tab/>
            </w:r>
            <w:r w:rsidRPr="00552861">
              <w:rPr>
                <w:rStyle w:val="Hyperlink"/>
                <w:noProof/>
              </w:rPr>
              <w:t>ECP_FEATURE_PEEK_POKE</w:t>
            </w:r>
            <w:r>
              <w:rPr>
                <w:noProof/>
                <w:webHidden/>
              </w:rPr>
              <w:tab/>
            </w:r>
            <w:r>
              <w:rPr>
                <w:noProof/>
                <w:webHidden/>
              </w:rPr>
              <w:fldChar w:fldCharType="begin"/>
            </w:r>
            <w:r>
              <w:rPr>
                <w:noProof/>
                <w:webHidden/>
              </w:rPr>
              <w:instrText xml:space="preserve"> PAGEREF _Toc226546749 \h </w:instrText>
            </w:r>
            <w:r>
              <w:rPr>
                <w:noProof/>
                <w:webHidden/>
              </w:rPr>
            </w:r>
            <w:r>
              <w:rPr>
                <w:noProof/>
                <w:webHidden/>
              </w:rPr>
              <w:fldChar w:fldCharType="separate"/>
            </w:r>
            <w:r>
              <w:rPr>
                <w:noProof/>
                <w:webHidden/>
              </w:rPr>
              <w:t>23</w:t>
            </w:r>
            <w:r>
              <w:rPr>
                <w:noProof/>
                <w:webHidden/>
              </w:rPr>
              <w:fldChar w:fldCharType="end"/>
            </w:r>
          </w:hyperlink>
        </w:p>
        <w:p w14:paraId="6613CAFF" w14:textId="728B1B6A" w:rsidR="00CC3A85" w:rsidRDefault="00CC3A85">
          <w:pPr>
            <w:pStyle w:val="TOC2"/>
            <w:rPr>
              <w:rFonts w:eastAsiaTheme="minorEastAsia"/>
              <w:noProof/>
            </w:rPr>
          </w:pPr>
          <w:hyperlink w:anchor="_Toc226546750" w:history="1">
            <w:r w:rsidRPr="00552861">
              <w:rPr>
                <w:rStyle w:val="Hyperlink"/>
                <w:noProof/>
              </w:rPr>
              <w:t>7.3</w:t>
            </w:r>
            <w:r>
              <w:rPr>
                <w:rFonts w:eastAsiaTheme="minorEastAsia"/>
                <w:noProof/>
              </w:rPr>
              <w:tab/>
            </w:r>
            <w:r w:rsidRPr="00552861">
              <w:rPr>
                <w:rStyle w:val="Hyperlink"/>
                <w:noProof/>
              </w:rPr>
              <w:t>ECP_FEATURE_GPIO</w:t>
            </w:r>
            <w:r>
              <w:rPr>
                <w:noProof/>
                <w:webHidden/>
              </w:rPr>
              <w:tab/>
            </w:r>
            <w:r>
              <w:rPr>
                <w:noProof/>
                <w:webHidden/>
              </w:rPr>
              <w:fldChar w:fldCharType="begin"/>
            </w:r>
            <w:r>
              <w:rPr>
                <w:noProof/>
                <w:webHidden/>
              </w:rPr>
              <w:instrText xml:space="preserve"> PAGEREF _Toc226546750 \h </w:instrText>
            </w:r>
            <w:r>
              <w:rPr>
                <w:noProof/>
                <w:webHidden/>
              </w:rPr>
            </w:r>
            <w:r>
              <w:rPr>
                <w:noProof/>
                <w:webHidden/>
              </w:rPr>
              <w:fldChar w:fldCharType="separate"/>
            </w:r>
            <w:r>
              <w:rPr>
                <w:noProof/>
                <w:webHidden/>
              </w:rPr>
              <w:t>23</w:t>
            </w:r>
            <w:r>
              <w:rPr>
                <w:noProof/>
                <w:webHidden/>
              </w:rPr>
              <w:fldChar w:fldCharType="end"/>
            </w:r>
          </w:hyperlink>
        </w:p>
        <w:p w14:paraId="205F97DE" w14:textId="05C0E036" w:rsidR="00CC3A85" w:rsidRDefault="00CC3A85">
          <w:pPr>
            <w:pStyle w:val="TOC2"/>
            <w:rPr>
              <w:rFonts w:eastAsiaTheme="minorEastAsia"/>
              <w:noProof/>
            </w:rPr>
          </w:pPr>
          <w:hyperlink w:anchor="_Toc226546751" w:history="1">
            <w:r w:rsidRPr="00552861">
              <w:rPr>
                <w:rStyle w:val="Hyperlink"/>
                <w:noProof/>
              </w:rPr>
              <w:t>7.4</w:t>
            </w:r>
            <w:r>
              <w:rPr>
                <w:rFonts w:eastAsiaTheme="minorEastAsia"/>
                <w:noProof/>
              </w:rPr>
              <w:tab/>
            </w:r>
            <w:r w:rsidRPr="00552861">
              <w:rPr>
                <w:rStyle w:val="Hyperlink"/>
                <w:noProof/>
              </w:rPr>
              <w:t>ECP_FEATURE_DEVICE_EVENT</w:t>
            </w:r>
            <w:r>
              <w:rPr>
                <w:noProof/>
                <w:webHidden/>
              </w:rPr>
              <w:tab/>
            </w:r>
            <w:r>
              <w:rPr>
                <w:noProof/>
                <w:webHidden/>
              </w:rPr>
              <w:fldChar w:fldCharType="begin"/>
            </w:r>
            <w:r>
              <w:rPr>
                <w:noProof/>
                <w:webHidden/>
              </w:rPr>
              <w:instrText xml:space="preserve"> PAGEREF _Toc226546751 \h </w:instrText>
            </w:r>
            <w:r>
              <w:rPr>
                <w:noProof/>
                <w:webHidden/>
              </w:rPr>
            </w:r>
            <w:r>
              <w:rPr>
                <w:noProof/>
                <w:webHidden/>
              </w:rPr>
              <w:fldChar w:fldCharType="separate"/>
            </w:r>
            <w:r>
              <w:rPr>
                <w:noProof/>
                <w:webHidden/>
              </w:rPr>
              <w:t>24</w:t>
            </w:r>
            <w:r>
              <w:rPr>
                <w:noProof/>
                <w:webHidden/>
              </w:rPr>
              <w:fldChar w:fldCharType="end"/>
            </w:r>
          </w:hyperlink>
        </w:p>
        <w:p w14:paraId="0E51E376" w14:textId="134D9559" w:rsidR="00CC3A85" w:rsidRDefault="00CC3A85">
          <w:pPr>
            <w:pStyle w:val="TOC2"/>
            <w:rPr>
              <w:rFonts w:eastAsiaTheme="minorEastAsia"/>
              <w:noProof/>
            </w:rPr>
          </w:pPr>
          <w:hyperlink w:anchor="_Toc226546752" w:history="1">
            <w:r w:rsidRPr="00552861">
              <w:rPr>
                <w:rStyle w:val="Hyperlink"/>
                <w:noProof/>
              </w:rPr>
              <w:t>7.5</w:t>
            </w:r>
            <w:r>
              <w:rPr>
                <w:rFonts w:eastAsiaTheme="minorEastAsia"/>
                <w:noProof/>
              </w:rPr>
              <w:tab/>
            </w:r>
            <w:r w:rsidRPr="00552861">
              <w:rPr>
                <w:rStyle w:val="Hyperlink"/>
                <w:noProof/>
              </w:rPr>
              <w:t>ECP_FEATURE_COMM_STATS</w:t>
            </w:r>
            <w:r>
              <w:rPr>
                <w:noProof/>
                <w:webHidden/>
              </w:rPr>
              <w:tab/>
            </w:r>
            <w:r>
              <w:rPr>
                <w:noProof/>
                <w:webHidden/>
              </w:rPr>
              <w:fldChar w:fldCharType="begin"/>
            </w:r>
            <w:r>
              <w:rPr>
                <w:noProof/>
                <w:webHidden/>
              </w:rPr>
              <w:instrText xml:space="preserve"> PAGEREF _Toc226546752 \h </w:instrText>
            </w:r>
            <w:r>
              <w:rPr>
                <w:noProof/>
                <w:webHidden/>
              </w:rPr>
            </w:r>
            <w:r>
              <w:rPr>
                <w:noProof/>
                <w:webHidden/>
              </w:rPr>
              <w:fldChar w:fldCharType="separate"/>
            </w:r>
            <w:r>
              <w:rPr>
                <w:noProof/>
                <w:webHidden/>
              </w:rPr>
              <w:t>24</w:t>
            </w:r>
            <w:r>
              <w:rPr>
                <w:noProof/>
                <w:webHidden/>
              </w:rPr>
              <w:fldChar w:fldCharType="end"/>
            </w:r>
          </w:hyperlink>
        </w:p>
        <w:p w14:paraId="768FE81A" w14:textId="6CD3627F" w:rsidR="00CC3A85" w:rsidRDefault="00CC3A85">
          <w:pPr>
            <w:pStyle w:val="TOC2"/>
            <w:rPr>
              <w:rFonts w:eastAsiaTheme="minorEastAsia"/>
              <w:noProof/>
            </w:rPr>
          </w:pPr>
          <w:hyperlink w:anchor="_Toc226546753" w:history="1">
            <w:r w:rsidRPr="00552861">
              <w:rPr>
                <w:rStyle w:val="Hyperlink"/>
                <w:noProof/>
              </w:rPr>
              <w:t>7.6</w:t>
            </w:r>
            <w:r>
              <w:rPr>
                <w:rFonts w:eastAsiaTheme="minorEastAsia"/>
                <w:noProof/>
              </w:rPr>
              <w:tab/>
            </w:r>
            <w:r w:rsidRPr="00552861">
              <w:rPr>
                <w:rStyle w:val="Hyperlink"/>
                <w:noProof/>
              </w:rPr>
              <w:t>ECP_FEATURE_LED</w:t>
            </w:r>
            <w:r>
              <w:rPr>
                <w:noProof/>
                <w:webHidden/>
              </w:rPr>
              <w:tab/>
            </w:r>
            <w:r>
              <w:rPr>
                <w:noProof/>
                <w:webHidden/>
              </w:rPr>
              <w:fldChar w:fldCharType="begin"/>
            </w:r>
            <w:r>
              <w:rPr>
                <w:noProof/>
                <w:webHidden/>
              </w:rPr>
              <w:instrText xml:space="preserve"> PAGEREF _Toc226546753 \h </w:instrText>
            </w:r>
            <w:r>
              <w:rPr>
                <w:noProof/>
                <w:webHidden/>
              </w:rPr>
            </w:r>
            <w:r>
              <w:rPr>
                <w:noProof/>
                <w:webHidden/>
              </w:rPr>
              <w:fldChar w:fldCharType="separate"/>
            </w:r>
            <w:r>
              <w:rPr>
                <w:noProof/>
                <w:webHidden/>
              </w:rPr>
              <w:t>24</w:t>
            </w:r>
            <w:r>
              <w:rPr>
                <w:noProof/>
                <w:webHidden/>
              </w:rPr>
              <w:fldChar w:fldCharType="end"/>
            </w:r>
          </w:hyperlink>
        </w:p>
        <w:p w14:paraId="09C81D2B" w14:textId="52D1FCDF" w:rsidR="00CC3A85" w:rsidRDefault="00CC3A85">
          <w:pPr>
            <w:pStyle w:val="TOC1"/>
            <w:rPr>
              <w:rFonts w:eastAsiaTheme="minorEastAsia"/>
              <w:noProof/>
            </w:rPr>
          </w:pPr>
          <w:hyperlink w:anchor="_Toc226546754" w:history="1">
            <w:r w:rsidRPr="00552861">
              <w:rPr>
                <w:rStyle w:val="Hyperlink"/>
                <w:noProof/>
              </w:rPr>
              <w:t>8</w:t>
            </w:r>
            <w:r>
              <w:rPr>
                <w:rFonts w:eastAsiaTheme="minorEastAsia"/>
                <w:noProof/>
              </w:rPr>
              <w:tab/>
            </w:r>
            <w:r w:rsidRPr="00552861">
              <w:rPr>
                <w:rStyle w:val="Hyperlink"/>
                <w:noProof/>
              </w:rPr>
              <w:t>Reference</w:t>
            </w:r>
            <w:r>
              <w:rPr>
                <w:noProof/>
                <w:webHidden/>
              </w:rPr>
              <w:tab/>
            </w:r>
            <w:r>
              <w:rPr>
                <w:noProof/>
                <w:webHidden/>
              </w:rPr>
              <w:fldChar w:fldCharType="begin"/>
            </w:r>
            <w:r>
              <w:rPr>
                <w:noProof/>
                <w:webHidden/>
              </w:rPr>
              <w:instrText xml:space="preserve"> PAGEREF _Toc226546754 \h </w:instrText>
            </w:r>
            <w:r>
              <w:rPr>
                <w:noProof/>
                <w:webHidden/>
              </w:rPr>
            </w:r>
            <w:r>
              <w:rPr>
                <w:noProof/>
                <w:webHidden/>
              </w:rPr>
              <w:fldChar w:fldCharType="separate"/>
            </w:r>
            <w:r>
              <w:rPr>
                <w:noProof/>
                <w:webHidden/>
              </w:rPr>
              <w:t>25</w:t>
            </w:r>
            <w:r>
              <w:rPr>
                <w:noProof/>
                <w:webHidden/>
              </w:rPr>
              <w:fldChar w:fldCharType="end"/>
            </w:r>
          </w:hyperlink>
        </w:p>
        <w:p w14:paraId="5D13A780" w14:textId="6BA8A53C" w:rsidR="00CC3A85" w:rsidRDefault="00CC3A85">
          <w:pPr>
            <w:pStyle w:val="TOC2"/>
            <w:rPr>
              <w:rFonts w:eastAsiaTheme="minorEastAsia"/>
              <w:noProof/>
            </w:rPr>
          </w:pPr>
          <w:hyperlink w:anchor="_Toc226546755" w:history="1">
            <w:r w:rsidRPr="00552861">
              <w:rPr>
                <w:rStyle w:val="Hyperlink"/>
                <w:noProof/>
              </w:rPr>
              <w:t>8.1</w:t>
            </w:r>
            <w:r>
              <w:rPr>
                <w:rFonts w:eastAsiaTheme="minorEastAsia"/>
                <w:noProof/>
              </w:rPr>
              <w:tab/>
            </w:r>
            <w:r w:rsidRPr="00552861">
              <w:rPr>
                <w:rStyle w:val="Hyperlink"/>
                <w:noProof/>
              </w:rPr>
              <w:t>DPPort attributes</w:t>
            </w:r>
            <w:r>
              <w:rPr>
                <w:noProof/>
                <w:webHidden/>
              </w:rPr>
              <w:tab/>
            </w:r>
            <w:r>
              <w:rPr>
                <w:noProof/>
                <w:webHidden/>
              </w:rPr>
              <w:fldChar w:fldCharType="begin"/>
            </w:r>
            <w:r>
              <w:rPr>
                <w:noProof/>
                <w:webHidden/>
              </w:rPr>
              <w:instrText xml:space="preserve"> PAGEREF _Toc226546755 \h </w:instrText>
            </w:r>
            <w:r>
              <w:rPr>
                <w:noProof/>
                <w:webHidden/>
              </w:rPr>
            </w:r>
            <w:r>
              <w:rPr>
                <w:noProof/>
                <w:webHidden/>
              </w:rPr>
              <w:fldChar w:fldCharType="separate"/>
            </w:r>
            <w:r>
              <w:rPr>
                <w:noProof/>
                <w:webHidden/>
              </w:rPr>
              <w:t>25</w:t>
            </w:r>
            <w:r>
              <w:rPr>
                <w:noProof/>
                <w:webHidden/>
              </w:rPr>
              <w:fldChar w:fldCharType="end"/>
            </w:r>
          </w:hyperlink>
        </w:p>
        <w:p w14:paraId="09B93558" w14:textId="560DD222" w:rsidR="00FF22FF" w:rsidRDefault="00FF22FF" w:rsidP="00344268">
          <w:r>
            <w:rPr>
              <w:b/>
              <w:bCs/>
              <w:noProof/>
            </w:rPr>
            <w:fldChar w:fldCharType="end"/>
          </w:r>
        </w:p>
      </w:sdtContent>
    </w:sdt>
    <w:p w14:paraId="281567EF" w14:textId="6435035B" w:rsidR="00C05418" w:rsidRDefault="00344268" w:rsidP="00344268">
      <w:pPr>
        <w:pStyle w:val="Heading1"/>
      </w:pPr>
      <w:bookmarkStart w:id="5" w:name="_Toc226546706"/>
      <w:r>
        <w:t>Introduction</w:t>
      </w:r>
      <w:bookmarkEnd w:id="0"/>
      <w:bookmarkEnd w:id="5"/>
    </w:p>
    <w:p w14:paraId="2ADF1515" w14:textId="56F8B986" w:rsidR="00344268" w:rsidRDefault="00344268" w:rsidP="00344268">
      <w:r>
        <w:t>The</w:t>
      </w:r>
      <w:r w:rsidR="003F07DF">
        <w:t xml:space="preserve"> Embedded Co-Processor</w:t>
      </w:r>
      <w:r>
        <w:t xml:space="preserve"> </w:t>
      </w:r>
      <w:r w:rsidR="003F07DF">
        <w:t xml:space="preserve">(ECP) </w:t>
      </w:r>
      <w:r>
        <w:t xml:space="preserve">protocol is </w:t>
      </w:r>
      <w:r w:rsidR="003F07DF">
        <w:t xml:space="preserve">a proprietary protocol </w:t>
      </w:r>
      <w:r>
        <w:t xml:space="preserve">designed to enable </w:t>
      </w:r>
      <w:r w:rsidR="003F07DF">
        <w:t xml:space="preserve">intra-board </w:t>
      </w:r>
      <w:r>
        <w:t>communication over a serial con</w:t>
      </w:r>
      <w:del w:id="6" w:author="Jansen, Adam (US)" w:date="2026-06-22T09:28:00Z" w16du:dateUtc="2026-06-22T14:28:00Z">
        <w:r w:rsidR="00632440" w:rsidDel="00994201">
          <w:delText>A</w:delText>
        </w:r>
      </w:del>
      <w:r>
        <w:t>nection between a primary MCU (the host) and one or more I/O co-processors (ECP).</w:t>
      </w:r>
      <w:r w:rsidR="00281DBE">
        <w:t xml:space="preserve"> </w:t>
      </w:r>
      <w:r>
        <w:t>The protocol aims to achieve the following goals:</w:t>
      </w:r>
    </w:p>
    <w:p w14:paraId="51EA8162" w14:textId="0F750BDC" w:rsidR="00344268" w:rsidRDefault="00943F4C" w:rsidP="00344268">
      <w:pPr>
        <w:pStyle w:val="ListParagraph"/>
        <w:numPr>
          <w:ilvl w:val="0"/>
          <w:numId w:val="1"/>
        </w:numPr>
      </w:pPr>
      <w:r>
        <w:t>Accommodate</w:t>
      </w:r>
      <w:r w:rsidR="00344268">
        <w:t xml:space="preserve"> new features without breaking backward compatibility</w:t>
      </w:r>
    </w:p>
    <w:p w14:paraId="2C727128" w14:textId="77777777" w:rsidR="00344268" w:rsidRDefault="00344268" w:rsidP="00344268">
      <w:pPr>
        <w:pStyle w:val="ListParagraph"/>
        <w:numPr>
          <w:ilvl w:val="0"/>
          <w:numId w:val="1"/>
        </w:numPr>
      </w:pPr>
      <w:r>
        <w:t>Be as simple as possible without needlessly sacrificing flexibility</w:t>
      </w:r>
    </w:p>
    <w:p w14:paraId="292B93AE" w14:textId="42C63911" w:rsidR="00FF22FF" w:rsidRDefault="00FF22FF" w:rsidP="00344268">
      <w:pPr>
        <w:pStyle w:val="ListParagraph"/>
        <w:numPr>
          <w:ilvl w:val="0"/>
          <w:numId w:val="1"/>
        </w:numPr>
      </w:pPr>
      <w:r>
        <w:t xml:space="preserve">Work well over </w:t>
      </w:r>
      <w:r w:rsidR="00994A73">
        <w:t>I</w:t>
      </w:r>
      <w:r w:rsidR="00994A73" w:rsidRPr="00916430">
        <w:rPr>
          <w:vertAlign w:val="superscript"/>
        </w:rPr>
        <w:t>2</w:t>
      </w:r>
      <w:r w:rsidR="00994A73">
        <w:t>C</w:t>
      </w:r>
      <w:r>
        <w:t>, but allow for other physical layers</w:t>
      </w:r>
    </w:p>
    <w:p w14:paraId="5F7998EA" w14:textId="072D3B2B" w:rsidR="003F07DF" w:rsidRDefault="003F07DF" w:rsidP="00344268">
      <w:pPr>
        <w:pStyle w:val="ListParagraph"/>
        <w:numPr>
          <w:ilvl w:val="0"/>
          <w:numId w:val="1"/>
        </w:numPr>
      </w:pPr>
      <w:r>
        <w:t xml:space="preserve">Support automatic identification and enumeration of ECPs and their </w:t>
      </w:r>
      <w:r w:rsidR="004B285E">
        <w:t>features</w:t>
      </w:r>
    </w:p>
    <w:p w14:paraId="525F2300" w14:textId="574133F2" w:rsidR="002A4B26" w:rsidRDefault="002A4B26" w:rsidP="00344268">
      <w:pPr>
        <w:pStyle w:val="ListParagraph"/>
        <w:numPr>
          <w:ilvl w:val="0"/>
          <w:numId w:val="1"/>
        </w:numPr>
      </w:pPr>
      <w:r>
        <w:t>Allow at least 16 ECPs to be connected to a single host</w:t>
      </w:r>
    </w:p>
    <w:p w14:paraId="3D6BDC3B" w14:textId="77777777" w:rsidR="00344268" w:rsidRDefault="00344268" w:rsidP="00344268">
      <w:r>
        <w:t>The following assumptions are made:</w:t>
      </w:r>
    </w:p>
    <w:p w14:paraId="6AAA85E2" w14:textId="2865E665" w:rsidR="00344268" w:rsidRDefault="00344268" w:rsidP="00344268">
      <w:pPr>
        <w:pStyle w:val="ListParagraph"/>
        <w:numPr>
          <w:ilvl w:val="0"/>
          <w:numId w:val="1"/>
        </w:numPr>
      </w:pPr>
      <w:r>
        <w:t>ECPs are connected to no more than one host at a time.</w:t>
      </w:r>
    </w:p>
    <w:p w14:paraId="663D301C" w14:textId="2C3E72CC" w:rsidR="00994A73" w:rsidRDefault="00994A73" w:rsidP="00344268">
      <w:pPr>
        <w:pStyle w:val="ListParagraph"/>
        <w:numPr>
          <w:ilvl w:val="0"/>
          <w:numId w:val="1"/>
        </w:numPr>
      </w:pPr>
      <w:r>
        <w:t>The host MCU can individually reset each ECP</w:t>
      </w:r>
    </w:p>
    <w:p w14:paraId="0398570A" w14:textId="4FBE3C79" w:rsidR="00943F4C" w:rsidRDefault="00943F4C" w:rsidP="00344268">
      <w:pPr>
        <w:pStyle w:val="ListParagraph"/>
        <w:numPr>
          <w:ilvl w:val="0"/>
          <w:numId w:val="1"/>
        </w:numPr>
      </w:pPr>
      <w:r>
        <w:t>The host MCU has configuration-related information that the ECP does needs but does not have access to</w:t>
      </w:r>
    </w:p>
    <w:p w14:paraId="0C611BAB" w14:textId="06CBCB42" w:rsidR="003F07DF" w:rsidRDefault="003F07DF" w:rsidP="003F07DF">
      <w:r>
        <w:lastRenderedPageBreak/>
        <w:t>This document does not describe the bootloader protocol used to load firmware onto the ECP.</w:t>
      </w:r>
      <w:r w:rsidR="00994A73">
        <w:t xml:space="preserve"> For STM32-based ECPs over I</w:t>
      </w:r>
      <w:r w:rsidR="00994A73" w:rsidRPr="00916430">
        <w:rPr>
          <w:vertAlign w:val="superscript"/>
        </w:rPr>
        <w:t>2</w:t>
      </w:r>
      <w:r w:rsidR="00994A73">
        <w:t xml:space="preserve">C, see ST Application Note AN4221: </w:t>
      </w:r>
      <w:r w:rsidR="00994A73" w:rsidRPr="00994A73">
        <w:rPr>
          <w:i/>
          <w:iCs/>
        </w:rPr>
        <w:t>I2C protocol used in the STM32 bootloader</w:t>
      </w:r>
      <w:r w:rsidR="00994A73">
        <w:t>.</w:t>
      </w:r>
    </w:p>
    <w:p w14:paraId="690FAD75" w14:textId="5B4EEE08" w:rsidR="00DC01AB" w:rsidRDefault="00DC01AB" w:rsidP="003F07DF">
      <w:r w:rsidRPr="00DC01AB">
        <w:t>The key words “MUST”, “MUST NOT”, “REQUIRED”, “SHALL”, “SHALL NOT</w:t>
      </w:r>
      <w:proofErr w:type="gramStart"/>
      <w:r w:rsidRPr="00DC01AB">
        <w:t>”,“</w:t>
      </w:r>
      <w:proofErr w:type="gramEnd"/>
      <w:r w:rsidRPr="00DC01AB">
        <w:t xml:space="preserve">SHOULD”, “SHOULD NOT”, “RECOMMENDED”, “MAY” and “OPTIONAL” in this document are to be interpreted as described in </w:t>
      </w:r>
      <w:hyperlink r:id="rId11" w:history="1">
        <w:r w:rsidRPr="00DC01AB">
          <w:rPr>
            <w:rStyle w:val="Hyperlink"/>
          </w:rPr>
          <w:t>RFC-2119</w:t>
        </w:r>
      </w:hyperlink>
      <w:r w:rsidRPr="00DC01AB">
        <w:t>.</w:t>
      </w:r>
    </w:p>
    <w:p w14:paraId="54D75BA4" w14:textId="493693C5" w:rsidR="00916430" w:rsidRDefault="00916430" w:rsidP="00916430">
      <w:pPr>
        <w:pStyle w:val="Heading1"/>
      </w:pPr>
      <w:bookmarkStart w:id="7" w:name="_Toc226546707"/>
      <w:r>
        <w:t>Physical layer</w:t>
      </w:r>
      <w:bookmarkEnd w:id="7"/>
    </w:p>
    <w:p w14:paraId="7A6A0A19" w14:textId="77777777" w:rsidR="004717AB" w:rsidRDefault="00916430" w:rsidP="00916430">
      <w:pPr>
        <w:rPr>
          <w:ins w:id="8" w:author="Jansen, Adam (US)" w:date="2026-07-23T14:58:00Z" w16du:dateUtc="2026-07-23T19:58:00Z"/>
        </w:rPr>
      </w:pPr>
      <w:r>
        <w:t xml:space="preserve">The primary physical layer for the ECP protocol is </w:t>
      </w:r>
      <w:del w:id="9" w:author="Jansen, Adam (US)" w:date="2026-07-23T14:58:00Z" w16du:dateUtc="2026-07-23T19:58:00Z">
        <w:r w:rsidDel="004717AB">
          <w:delText>I</w:delText>
        </w:r>
        <w:r w:rsidRPr="00916430" w:rsidDel="004717AB">
          <w:rPr>
            <w:vertAlign w:val="superscript"/>
          </w:rPr>
          <w:delText>2</w:delText>
        </w:r>
        <w:r w:rsidDel="004717AB">
          <w:delText>C</w:delText>
        </w:r>
      </w:del>
      <w:ins w:id="10" w:author="Jansen, Adam (US)" w:date="2026-07-23T14:58:00Z" w16du:dateUtc="2026-07-23T19:58:00Z">
        <w:r w:rsidR="004717AB">
          <w:t>a UART</w:t>
        </w:r>
      </w:ins>
      <w:r>
        <w:t>.</w:t>
      </w:r>
      <w:r w:rsidR="00281DBE">
        <w:t xml:space="preserve"> </w:t>
      </w:r>
      <w:r>
        <w:t xml:space="preserve">ECPs </w:t>
      </w:r>
      <w:r w:rsidR="00DC01AB">
        <w:t>MUST</w:t>
      </w:r>
      <w:r>
        <w:t xml:space="preserve"> support </w:t>
      </w:r>
      <w:ins w:id="11" w:author="Jansen, Adam (US)" w:date="2026-07-23T14:58:00Z" w16du:dateUtc="2026-07-23T19:58:00Z">
        <w:r w:rsidR="004717AB">
          <w:t>communication at speeds of at least 1 Mbps.</w:t>
        </w:r>
      </w:ins>
    </w:p>
    <w:p w14:paraId="355D6814" w14:textId="08EB0448" w:rsidR="00916430" w:rsidDel="004717AB" w:rsidRDefault="004717AB" w:rsidP="00916430">
      <w:pPr>
        <w:rPr>
          <w:del w:id="12" w:author="Jansen, Adam (US)" w:date="2026-07-23T15:02:00Z" w16du:dateUtc="2026-07-23T20:02:00Z"/>
        </w:rPr>
      </w:pPr>
      <w:ins w:id="13" w:author="Jansen, Adam (US)" w:date="2026-07-23T14:58:00Z" w16du:dateUtc="2026-07-23T19:58:00Z">
        <w:r>
          <w:t>An alternate I</w:t>
        </w:r>
        <w:r w:rsidRPr="004717AB">
          <w:rPr>
            <w:vertAlign w:val="superscript"/>
            <w:rPrChange w:id="14" w:author="Jansen, Adam (US)" w:date="2026-07-23T14:59:00Z" w16du:dateUtc="2026-07-23T19:59:00Z">
              <w:rPr/>
            </w:rPrChange>
          </w:rPr>
          <w:t>2</w:t>
        </w:r>
        <w:r>
          <w:t xml:space="preserve">C physical layer was </w:t>
        </w:r>
        <w:proofErr w:type="gramStart"/>
        <w:r>
          <w:t>evaluated</w:t>
        </w:r>
      </w:ins>
      <w:ins w:id="15" w:author="Jansen, Adam (US)" w:date="2026-07-23T14:59:00Z" w16du:dateUtc="2026-07-23T19:59:00Z">
        <w:r>
          <w:t>, but</w:t>
        </w:r>
        <w:proofErr w:type="gramEnd"/>
        <w:r>
          <w:t xml:space="preserve"> may cause latency problems with many ECPs. If using I</w:t>
        </w:r>
        <w:r w:rsidRPr="004717AB">
          <w:rPr>
            <w:vertAlign w:val="superscript"/>
            <w:rPrChange w:id="16" w:author="Jansen, Adam (US)" w:date="2026-07-23T15:00:00Z" w16du:dateUtc="2026-07-23T20:00:00Z">
              <w:rPr/>
            </w:rPrChange>
          </w:rPr>
          <w:t>2</w:t>
        </w:r>
        <w:r>
          <w:t xml:space="preserve">C, all devices MUST support </w:t>
        </w:r>
      </w:ins>
      <w:r w:rsidR="00916430">
        <w:t>Fast Mode+ at up to 1 Mbit/</w:t>
      </w:r>
      <w:proofErr w:type="spellStart"/>
      <w:r w:rsidR="00916430">
        <w:t>sec.</w:t>
      </w:r>
    </w:p>
    <w:p w14:paraId="740DFDBD" w14:textId="5C9EBC0C" w:rsidR="00916430" w:rsidRDefault="00916430" w:rsidP="00916430">
      <w:pPr>
        <w:pStyle w:val="Heading2"/>
      </w:pPr>
      <w:bookmarkStart w:id="17" w:name="_Toc226546708"/>
      <w:r>
        <w:t>Request</w:t>
      </w:r>
      <w:proofErr w:type="spellEnd"/>
      <w:r>
        <w:t>/Response cycle</w:t>
      </w:r>
      <w:bookmarkEnd w:id="17"/>
    </w:p>
    <w:p w14:paraId="05054E7E" w14:textId="6D88808C" w:rsidR="003F07DF" w:rsidRDefault="003F07DF" w:rsidP="003F07DF">
      <w:r>
        <w:t>Each request/response cycle consists of a request message containing a command and a response from the corresponding ECP.</w:t>
      </w:r>
      <w:r w:rsidR="00281DBE">
        <w:t xml:space="preserve"> </w:t>
      </w:r>
      <w:r w:rsidR="005A4A05">
        <w:t xml:space="preserve">Both the request and response include optional data. </w:t>
      </w:r>
      <w:r>
        <w:t>The request is an I</w:t>
      </w:r>
      <w:r w:rsidRPr="003F07DF">
        <w:rPr>
          <w:vertAlign w:val="superscript"/>
        </w:rPr>
        <w:t>2</w:t>
      </w:r>
      <w:r>
        <w:t>C write transaction, and the response is an I</w:t>
      </w:r>
      <w:r w:rsidRPr="003F07DF">
        <w:rPr>
          <w:vertAlign w:val="superscript"/>
        </w:rPr>
        <w:t>2</w:t>
      </w:r>
      <w:r>
        <w:t>C read transaction</w:t>
      </w:r>
      <w:r w:rsidR="005A4A05">
        <w:t>, regardless of the direction of the flow of data</w:t>
      </w:r>
      <w:r>
        <w:t>. A request with no response is an incomplete transaction</w:t>
      </w:r>
      <w:r w:rsidR="005A4A05">
        <w:t>.</w:t>
      </w:r>
    </w:p>
    <w:p w14:paraId="64982917" w14:textId="04CCFE4E" w:rsidR="00DA16A4" w:rsidRDefault="00DA16A4" w:rsidP="003F07DF">
      <w:r>
        <w:t xml:space="preserve">The host </w:t>
      </w:r>
      <w:r w:rsidR="00DC01AB">
        <w:t>MAY</w:t>
      </w:r>
      <w:r>
        <w:t xml:space="preserve"> interleave transactions to different ECPs such that multiple transactions are pending at a time.</w:t>
      </w:r>
    </w:p>
    <w:p w14:paraId="0C621EF3" w14:textId="77777777" w:rsidR="009B51E9" w:rsidRDefault="00DA16A4" w:rsidP="009B51E9">
      <w:pPr>
        <w:keepNext/>
        <w:jc w:val="center"/>
      </w:pPr>
      <w:r>
        <w:rPr>
          <w:noProof/>
        </w:rPr>
        <w:drawing>
          <wp:inline distT="0" distB="0" distL="0" distR="0" wp14:anchorId="183DAF4B" wp14:editId="27967476">
            <wp:extent cx="2416671" cy="1313325"/>
            <wp:effectExtent l="0" t="0" r="3175" b="0"/>
            <wp:docPr id="1967870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6640" cy="1324177"/>
                    </a:xfrm>
                    <a:prstGeom prst="rect">
                      <a:avLst/>
                    </a:prstGeom>
                    <a:noFill/>
                    <a:ln>
                      <a:noFill/>
                    </a:ln>
                  </pic:spPr>
                </pic:pic>
              </a:graphicData>
            </a:graphic>
          </wp:inline>
        </w:drawing>
      </w:r>
    </w:p>
    <w:p w14:paraId="1AF5C067" w14:textId="76C0D24D" w:rsidR="00DA16A4" w:rsidRDefault="009B51E9" w:rsidP="009B51E9">
      <w:pPr>
        <w:pStyle w:val="Caption"/>
        <w:jc w:val="center"/>
      </w:pPr>
      <w:r>
        <w:t xml:space="preserve">Figure </w:t>
      </w:r>
      <w:fldSimple w:instr=" SEQ Figure \* ARABIC ">
        <w:r w:rsidR="00CC3A85">
          <w:rPr>
            <w:noProof/>
          </w:rPr>
          <w:t>1</w:t>
        </w:r>
      </w:fldSimple>
      <w:r>
        <w:t>:Interleaved transactions</w:t>
      </w:r>
    </w:p>
    <w:p w14:paraId="12777450" w14:textId="47BFE4D6" w:rsidR="005A4A05" w:rsidRDefault="005A4A05" w:rsidP="005A4A05">
      <w:r>
        <w:t xml:space="preserve">Hosts MUST keep track of all pending requests they submit to ECPs until the response is successfully received by the host. ECPs MUST keep track of transactions directed at their configured </w:t>
      </w:r>
      <w:proofErr w:type="gramStart"/>
      <w:r>
        <w:t>address, but</w:t>
      </w:r>
      <w:proofErr w:type="gramEnd"/>
      <w:r>
        <w:t xml:space="preserve"> can ignore all other I</w:t>
      </w:r>
      <w:r w:rsidRPr="003F07DF">
        <w:rPr>
          <w:vertAlign w:val="superscript"/>
        </w:rPr>
        <w:t>2</w:t>
      </w:r>
      <w:r>
        <w:t>C traffic.</w:t>
      </w:r>
    </w:p>
    <w:p w14:paraId="4CD2F04C" w14:textId="797C04C2" w:rsidR="004717AB" w:rsidRDefault="004717AB" w:rsidP="00BF32DE">
      <w:pPr>
        <w:pStyle w:val="Heading2"/>
        <w:rPr>
          <w:ins w:id="18" w:author="Jansen, Adam (US)" w:date="2026-07-23T15:04:00Z" w16du:dateUtc="2026-07-23T20:04:00Z"/>
        </w:rPr>
      </w:pPr>
      <w:bookmarkStart w:id="19" w:name="_Toc226546709"/>
      <w:ins w:id="20" w:author="Jansen, Adam (US)" w:date="2026-07-23T15:02:00Z" w16du:dateUtc="2026-07-23T20:02:00Z">
        <w:r>
          <w:t>UART</w:t>
        </w:r>
      </w:ins>
    </w:p>
    <w:p w14:paraId="7F460F14" w14:textId="014D17FE" w:rsidR="004717AB" w:rsidRDefault="004717AB" w:rsidP="004717AB">
      <w:pPr>
        <w:rPr>
          <w:ins w:id="21" w:author="Jansen, Adam (US)" w:date="2026-07-23T15:04:00Z" w16du:dateUtc="2026-07-23T20:04:00Z"/>
        </w:rPr>
      </w:pPr>
      <w:ins w:id="22" w:author="Jansen, Adam (US)" w:date="2026-07-23T15:04:00Z" w16du:dateUtc="2026-07-23T20:04:00Z">
        <w:r>
          <w:t>During the request the host transmits data to the ECP and the ECP receives data.</w:t>
        </w:r>
      </w:ins>
    </w:p>
    <w:p w14:paraId="41A8574D" w14:textId="1212E9AB" w:rsidR="004717AB" w:rsidRDefault="004717AB" w:rsidP="004717AB">
      <w:pPr>
        <w:rPr>
          <w:ins w:id="23" w:author="Jansen, Adam (US)" w:date="2026-07-23T15:05:00Z" w16du:dateUtc="2026-07-23T20:05:00Z"/>
        </w:rPr>
      </w:pPr>
      <w:ins w:id="24" w:author="Jansen, Adam (US)" w:date="2026-07-23T15:04:00Z" w16du:dateUtc="2026-07-23T20:04:00Z">
        <w:r>
          <w:lastRenderedPageBreak/>
          <w:t xml:space="preserve">For the response, the </w:t>
        </w:r>
      </w:ins>
      <w:ins w:id="25" w:author="Jansen, Adam (US)" w:date="2026-07-23T15:05:00Z" w16du:dateUtc="2026-07-23T20:05:00Z">
        <w:r>
          <w:t>roles are reversed and the ECP transmits data to the host.</w:t>
        </w:r>
      </w:ins>
    </w:p>
    <w:p w14:paraId="54DA7716" w14:textId="0576BD19" w:rsidR="004717AB" w:rsidRPr="004717AB" w:rsidRDefault="004717AB">
      <w:pPr>
        <w:rPr>
          <w:ins w:id="26" w:author="Jansen, Adam (US)" w:date="2026-07-23T15:02:00Z" w16du:dateUtc="2026-07-23T20:02:00Z"/>
        </w:rPr>
        <w:pPrChange w:id="27" w:author="Jansen, Adam (US)" w:date="2026-07-23T15:04:00Z" w16du:dateUtc="2026-07-23T20:04:00Z">
          <w:pPr>
            <w:pStyle w:val="Heading2"/>
          </w:pPr>
        </w:pPrChange>
      </w:pPr>
      <w:ins w:id="28" w:author="Jansen, Adam (US)" w:date="2026-07-23T15:05:00Z" w16du:dateUtc="2026-07-23T20:05:00Z">
        <w:r>
          <w:t xml:space="preserve">The ECP SHOULD NOT transmit data to the host except </w:t>
        </w:r>
        <w:proofErr w:type="gramStart"/>
        <w:r>
          <w:t>as</w:t>
        </w:r>
        <w:proofErr w:type="gramEnd"/>
        <w:r>
          <w:t xml:space="preserve"> </w:t>
        </w:r>
        <w:proofErr w:type="gramStart"/>
        <w:r>
          <w:t>a response</w:t>
        </w:r>
        <w:proofErr w:type="gramEnd"/>
        <w:r>
          <w:t xml:space="preserve"> to a request.</w:t>
        </w:r>
      </w:ins>
    </w:p>
    <w:p w14:paraId="3CC346E2" w14:textId="2E13E8B3" w:rsidR="00BF32DE" w:rsidRDefault="00994A73" w:rsidP="00BF32DE">
      <w:pPr>
        <w:pStyle w:val="Heading2"/>
      </w:pPr>
      <w:r>
        <w:t>I</w:t>
      </w:r>
      <w:r w:rsidRPr="00916430">
        <w:rPr>
          <w:vertAlign w:val="superscript"/>
        </w:rPr>
        <w:t>2</w:t>
      </w:r>
      <w:r>
        <w:t>C</w:t>
      </w:r>
      <w:r w:rsidR="005A4A05">
        <w:t xml:space="preserve"> bus</w:t>
      </w:r>
      <w:bookmarkEnd w:id="19"/>
    </w:p>
    <w:p w14:paraId="4BC3AA4A" w14:textId="77777777" w:rsidR="00642BE0" w:rsidRDefault="00642BE0" w:rsidP="00642BE0">
      <w:pPr>
        <w:keepNext/>
        <w:jc w:val="center"/>
      </w:pPr>
      <w:r>
        <w:rPr>
          <w:noProof/>
        </w:rPr>
        <w:drawing>
          <wp:inline distT="0" distB="0" distL="0" distR="0" wp14:anchorId="66C13940" wp14:editId="441A01F0">
            <wp:extent cx="2740518" cy="914400"/>
            <wp:effectExtent l="0" t="0" r="0" b="0"/>
            <wp:docPr id="620051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5298" cy="915995"/>
                    </a:xfrm>
                    <a:prstGeom prst="rect">
                      <a:avLst/>
                    </a:prstGeom>
                    <a:noFill/>
                    <a:ln>
                      <a:noFill/>
                    </a:ln>
                  </pic:spPr>
                </pic:pic>
              </a:graphicData>
            </a:graphic>
          </wp:inline>
        </w:drawing>
      </w:r>
    </w:p>
    <w:p w14:paraId="1A9ACA47" w14:textId="3D71DF2C" w:rsidR="00642BE0" w:rsidRPr="00642BE0" w:rsidRDefault="00642BE0" w:rsidP="00642BE0">
      <w:pPr>
        <w:pStyle w:val="Caption"/>
        <w:jc w:val="center"/>
      </w:pPr>
      <w:r>
        <w:t xml:space="preserve">Figure </w:t>
      </w:r>
      <w:fldSimple w:instr=" SEQ Figure \* ARABIC ">
        <w:r w:rsidR="00CC3A85">
          <w:rPr>
            <w:noProof/>
          </w:rPr>
          <w:t>2</w:t>
        </w:r>
      </w:fldSimple>
      <w:r>
        <w:t>: Simple ECP network</w:t>
      </w:r>
    </w:p>
    <w:p w14:paraId="22BEAE13" w14:textId="5C46B8C2" w:rsidR="00BF32DE" w:rsidRDefault="009B51E9" w:rsidP="00BF32DE">
      <w:r>
        <w:t>The host acts as</w:t>
      </w:r>
      <w:r w:rsidR="00BF32DE">
        <w:t xml:space="preserve"> </w:t>
      </w:r>
      <w:r w:rsidR="00994A73">
        <w:t>I</w:t>
      </w:r>
      <w:r w:rsidR="00994A73" w:rsidRPr="00916430">
        <w:rPr>
          <w:vertAlign w:val="superscript"/>
        </w:rPr>
        <w:t>2</w:t>
      </w:r>
      <w:r w:rsidR="00994A73">
        <w:t xml:space="preserve">C </w:t>
      </w:r>
      <w:r w:rsidR="00BF32DE">
        <w:t>bus master, and the ECP acts as the slave device.</w:t>
      </w:r>
      <w:r w:rsidR="00281DBE">
        <w:t xml:space="preserve"> </w:t>
      </w:r>
      <w:r w:rsidR="00BF32DE">
        <w:t xml:space="preserve">Each request/response cycle consists of two </w:t>
      </w:r>
      <w:r w:rsidR="00994A73">
        <w:t>I</w:t>
      </w:r>
      <w:r w:rsidR="00994A73" w:rsidRPr="00916430">
        <w:rPr>
          <w:vertAlign w:val="superscript"/>
        </w:rPr>
        <w:t>2</w:t>
      </w:r>
      <w:r w:rsidR="00994A73">
        <w:t xml:space="preserve">C </w:t>
      </w:r>
      <w:r w:rsidR="00BF32DE">
        <w:t xml:space="preserve">transactions: an </w:t>
      </w:r>
      <w:r w:rsidR="00994A73">
        <w:t>I</w:t>
      </w:r>
      <w:r w:rsidR="00994A73" w:rsidRPr="00916430">
        <w:rPr>
          <w:vertAlign w:val="superscript"/>
        </w:rPr>
        <w:t>2</w:t>
      </w:r>
      <w:r w:rsidR="00994A73">
        <w:t xml:space="preserve">C </w:t>
      </w:r>
      <w:r w:rsidR="00BF32DE">
        <w:t xml:space="preserve">write from the host to the ECP (the request), and an </w:t>
      </w:r>
      <w:r w:rsidR="00994A73">
        <w:t>I</w:t>
      </w:r>
      <w:r w:rsidR="00994A73" w:rsidRPr="00916430">
        <w:rPr>
          <w:vertAlign w:val="superscript"/>
        </w:rPr>
        <w:t>2</w:t>
      </w:r>
      <w:r w:rsidR="00994A73">
        <w:t xml:space="preserve">C </w:t>
      </w:r>
      <w:r w:rsidR="00BF32DE">
        <w:t>read (host reading from ECP).</w:t>
      </w:r>
    </w:p>
    <w:p w14:paraId="2F530C64" w14:textId="70B723E8" w:rsidR="00BF32DE" w:rsidRDefault="00BF32DE" w:rsidP="00BF32DE">
      <w:r>
        <w:t>As the bus master, the host initiates all transactions including requests and responses. Because ECPs must not initiate transactions they have no means of contacting the host asynchronously.</w:t>
      </w:r>
      <w:r w:rsidR="00281DBE">
        <w:t xml:space="preserve"> </w:t>
      </w:r>
      <w:r>
        <w:t xml:space="preserve">Thus, ECPs </w:t>
      </w:r>
      <w:r w:rsidR="006F62A4">
        <w:t>SHOULD</w:t>
      </w:r>
      <w:r>
        <w:t xml:space="preserve"> provide an </w:t>
      </w:r>
      <w:r w:rsidR="00DA16A4">
        <w:t xml:space="preserve">out-of-band mechanism </w:t>
      </w:r>
      <w:r w:rsidR="005A4A05">
        <w:t xml:space="preserve">to indicate a need for service to the host, </w:t>
      </w:r>
      <w:r w:rsidR="00DA16A4">
        <w:t xml:space="preserve">such as an </w:t>
      </w:r>
      <w:r>
        <w:t xml:space="preserve">interrupt GPIO. The interrupt line </w:t>
      </w:r>
      <w:r w:rsidR="006F62A4">
        <w:t>MAY</w:t>
      </w:r>
      <w:r>
        <w:t xml:space="preserve"> be shared among several ECPs</w:t>
      </w:r>
      <w:r w:rsidR="00994A73">
        <w:t xml:space="preserve"> if required</w:t>
      </w:r>
      <w:r>
        <w:t xml:space="preserve">. The host can then query each ECP </w:t>
      </w:r>
      <w:r w:rsidR="005A4A05">
        <w:t>to determine required actions.</w:t>
      </w:r>
    </w:p>
    <w:p w14:paraId="0828E24D" w14:textId="73F231F1" w:rsidR="00BF32DE" w:rsidRPr="00BF32DE" w:rsidRDefault="00BF32DE" w:rsidP="00BF32DE">
      <w:r>
        <w:t xml:space="preserve">The two parts of the transaction </w:t>
      </w:r>
      <w:r w:rsidR="006F62A4">
        <w:t>SHOULD</w:t>
      </w:r>
      <w:r>
        <w:t xml:space="preserve"> </w:t>
      </w:r>
      <w:proofErr w:type="spellStart"/>
      <w:proofErr w:type="gramStart"/>
      <w:r>
        <w:t>separated</w:t>
      </w:r>
      <w:proofErr w:type="spellEnd"/>
      <w:proofErr w:type="gramEnd"/>
      <w:r>
        <w:t xml:space="preserve"> by a STOP condition</w:t>
      </w:r>
      <w:r w:rsidR="00994A73">
        <w:t xml:space="preserve"> or</w:t>
      </w:r>
      <w:r>
        <w:t xml:space="preserve"> </w:t>
      </w:r>
      <w:r w:rsidR="00994A73">
        <w:t>a</w:t>
      </w:r>
      <w:r>
        <w:t xml:space="preserve">lternatively, a repeated START condition </w:t>
      </w:r>
      <w:r w:rsidR="006F62A4">
        <w:t>MAY</w:t>
      </w:r>
      <w:r>
        <w:t xml:space="preserve"> be used.</w:t>
      </w:r>
    </w:p>
    <w:p w14:paraId="237E5DD2" w14:textId="77777777" w:rsidR="00BF32DE" w:rsidRDefault="00BF32DE" w:rsidP="00BF32DE">
      <w:pPr>
        <w:keepNext/>
      </w:pPr>
      <w:r>
        <w:rPr>
          <w:noProof/>
        </w:rPr>
        <w:drawing>
          <wp:inline distT="0" distB="0" distL="0" distR="0" wp14:anchorId="12F07AF4" wp14:editId="55694F74">
            <wp:extent cx="5486400" cy="475488"/>
            <wp:effectExtent l="0" t="0" r="0" b="1270"/>
            <wp:docPr id="190210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75488"/>
                    </a:xfrm>
                    <a:prstGeom prst="rect">
                      <a:avLst/>
                    </a:prstGeom>
                    <a:noFill/>
                    <a:ln>
                      <a:noFill/>
                    </a:ln>
                  </pic:spPr>
                </pic:pic>
              </a:graphicData>
            </a:graphic>
          </wp:inline>
        </w:drawing>
      </w:r>
    </w:p>
    <w:p w14:paraId="41E1FD75" w14:textId="03DD12C5" w:rsidR="00BF32DE" w:rsidRPr="00BF32DE" w:rsidRDefault="00BF32DE" w:rsidP="00BF32DE">
      <w:pPr>
        <w:pStyle w:val="Caption"/>
      </w:pPr>
      <w:r>
        <w:t xml:space="preserve">Figure </w:t>
      </w:r>
      <w:fldSimple w:instr=" SEQ Figure \* ARABIC ">
        <w:r w:rsidR="00CC3A85">
          <w:rPr>
            <w:noProof/>
          </w:rPr>
          <w:t>3</w:t>
        </w:r>
      </w:fldSimple>
      <w:r>
        <w:t>: Request I2C transaction, Host → ECP</w:t>
      </w:r>
    </w:p>
    <w:p w14:paraId="15C545E0" w14:textId="77777777" w:rsidR="00BF32DE" w:rsidRDefault="00BF32DE" w:rsidP="00BF32DE">
      <w:pPr>
        <w:keepNext/>
      </w:pPr>
      <w:r>
        <w:rPr>
          <w:noProof/>
        </w:rPr>
        <w:drawing>
          <wp:inline distT="0" distB="0" distL="0" distR="0" wp14:anchorId="3AD9CF9B" wp14:editId="2B50CA30">
            <wp:extent cx="5486400" cy="475488"/>
            <wp:effectExtent l="0" t="0" r="0" b="1270"/>
            <wp:docPr id="143131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475488"/>
                    </a:xfrm>
                    <a:prstGeom prst="rect">
                      <a:avLst/>
                    </a:prstGeom>
                    <a:noFill/>
                    <a:ln>
                      <a:noFill/>
                    </a:ln>
                  </pic:spPr>
                </pic:pic>
              </a:graphicData>
            </a:graphic>
          </wp:inline>
        </w:drawing>
      </w:r>
    </w:p>
    <w:p w14:paraId="4C166A15" w14:textId="445FEBB3" w:rsidR="00BF32DE" w:rsidRPr="00BF32DE" w:rsidRDefault="00BF32DE" w:rsidP="00BF32DE">
      <w:pPr>
        <w:pStyle w:val="Caption"/>
      </w:pPr>
      <w:r>
        <w:t xml:space="preserve">Figure </w:t>
      </w:r>
      <w:fldSimple w:instr=" SEQ Figure \* ARABIC ">
        <w:r w:rsidR="00CC3A85">
          <w:rPr>
            <w:noProof/>
          </w:rPr>
          <w:t>4</w:t>
        </w:r>
      </w:fldSimple>
      <w:r>
        <w:t>: Response I2C transaction, ECP → Host</w:t>
      </w:r>
    </w:p>
    <w:p w14:paraId="7FEDAC69" w14:textId="33446382" w:rsidR="00BF32DE" w:rsidRDefault="008D0567" w:rsidP="002A4B26">
      <w:r>
        <w:t xml:space="preserve">ECPs </w:t>
      </w:r>
      <w:r w:rsidR="006F62A4">
        <w:t>MUST NOT</w:t>
      </w:r>
      <w:r>
        <w:t xml:space="preserve"> block transactions while a request is being processed</w:t>
      </w:r>
      <w:r w:rsidR="002A4B26">
        <w:t>, for example by pulling SCL low (“clock stretching”)</w:t>
      </w:r>
      <w:r>
        <w:t>.</w:t>
      </w:r>
      <w:r w:rsidR="00281DBE">
        <w:t xml:space="preserve"> </w:t>
      </w:r>
      <w:r>
        <w:t>Instead, ECP</w:t>
      </w:r>
      <w:r w:rsidR="005A4A05">
        <w:t>s</w:t>
      </w:r>
      <w:r>
        <w:t xml:space="preserve"> </w:t>
      </w:r>
      <w:r w:rsidR="006F62A4">
        <w:t>MUST</w:t>
      </w:r>
      <w:r>
        <w:t xml:space="preserve"> process request</w:t>
      </w:r>
      <w:r w:rsidR="005A4A05">
        <w:t>s</w:t>
      </w:r>
      <w:r>
        <w:t xml:space="preserve"> in the background. </w:t>
      </w:r>
      <w:r w:rsidR="00DA16A4">
        <w:t>Long-running commands may need additional time to complete.</w:t>
      </w:r>
      <w:r w:rsidR="00521B21">
        <w:t xml:space="preserve"> The ECP SHOULD provide a temporary response indicating that the command is being </w:t>
      </w:r>
      <w:proofErr w:type="gramStart"/>
      <w:r w:rsidR="00521B21">
        <w:t>processed, but</w:t>
      </w:r>
      <w:proofErr w:type="gramEnd"/>
      <w:r w:rsidR="00521B21">
        <w:t xml:space="preserve"> is not yet complete.</w:t>
      </w:r>
      <w:r w:rsidR="00521B21" w:rsidRPr="00521B21">
        <w:t xml:space="preserve"> </w:t>
      </w:r>
      <w:r w:rsidR="00521B21">
        <w:t xml:space="preserve">Once complete, the ECP SHALL </w:t>
      </w:r>
      <w:proofErr w:type="gramStart"/>
      <w:r w:rsidR="00521B21">
        <w:t>prepare</w:t>
      </w:r>
      <w:proofErr w:type="gramEnd"/>
      <w:r w:rsidR="00521B21">
        <w:t xml:space="preserve"> a response message to be read by the host.</w:t>
      </w:r>
    </w:p>
    <w:p w14:paraId="305EC825" w14:textId="4C631A1C" w:rsidR="00BF32DE" w:rsidRDefault="00BF32DE" w:rsidP="002A4B26">
      <w:r>
        <w:t xml:space="preserve">If </w:t>
      </w:r>
      <w:r w:rsidR="00811FA4">
        <w:t>the host attempts to read data beyond the end of the prepared response message, the ECP SHALL return a NULL byte (0x00) for each byte read.</w:t>
      </w:r>
    </w:p>
    <w:p w14:paraId="5C0FC70A" w14:textId="0430C57C" w:rsidR="00521B21" w:rsidRDefault="00521B21" w:rsidP="002A4B26">
      <w:r>
        <w:lastRenderedPageBreak/>
        <w:t xml:space="preserve">The ECP SHALL </w:t>
      </w:r>
      <w:proofErr w:type="gramStart"/>
      <w:r>
        <w:t>discard</w:t>
      </w:r>
      <w:proofErr w:type="gramEnd"/>
      <w:r>
        <w:t xml:space="preserve"> any bytes received beyond the length indicated by the header. If the request header is invalid, the ECP SHALL ignore all subsequent bytes received until transaction is complete.</w:t>
      </w:r>
    </w:p>
    <w:p w14:paraId="315E6D37" w14:textId="1D434072" w:rsidR="00BF32DE" w:rsidRDefault="00BF32DE" w:rsidP="00BF32DE">
      <w:pPr>
        <w:pStyle w:val="Heading2"/>
      </w:pPr>
      <w:bookmarkStart w:id="29" w:name="_Toc226546710"/>
      <w:r>
        <w:t>Other buses</w:t>
      </w:r>
      <w:bookmarkEnd w:id="29"/>
    </w:p>
    <w:p w14:paraId="405F08C5" w14:textId="71F1B399" w:rsidR="00BF32DE" w:rsidRPr="00BF32DE" w:rsidRDefault="00BF32DE" w:rsidP="00BF32DE">
      <w:r>
        <w:t>The protocol design may be adapted to other physical layers such as SPI</w:t>
      </w:r>
      <w:del w:id="30" w:author="Jansen, Adam (US)" w:date="2026-07-23T15:02:00Z" w16du:dateUtc="2026-07-23T20:02:00Z">
        <w:r w:rsidDel="004717AB">
          <w:delText xml:space="preserve"> or UART</w:delText>
        </w:r>
      </w:del>
      <w:r>
        <w:t>. This document does not address such use cases.</w:t>
      </w:r>
    </w:p>
    <w:p w14:paraId="5E8EB254" w14:textId="26CCB277" w:rsidR="00344268" w:rsidRDefault="002A4B26" w:rsidP="00344268">
      <w:pPr>
        <w:pStyle w:val="Heading1"/>
      </w:pPr>
      <w:bookmarkStart w:id="31" w:name="_Toc226546711"/>
      <w:r>
        <w:t>Data link layer</w:t>
      </w:r>
      <w:bookmarkEnd w:id="31"/>
    </w:p>
    <w:p w14:paraId="69FC37C7" w14:textId="7E17C7CA" w:rsidR="00505E5C" w:rsidRDefault="009B51E9" w:rsidP="00505E5C">
      <w:r>
        <w:rPr>
          <w:noProof/>
        </w:rPr>
        <mc:AlternateContent>
          <mc:Choice Requires="wps">
            <w:drawing>
              <wp:anchor distT="0" distB="0" distL="114300" distR="114300" simplePos="0" relativeHeight="251680768" behindDoc="0" locked="0" layoutInCell="1" allowOverlap="1" wp14:anchorId="71588558" wp14:editId="48E61BC6">
                <wp:simplePos x="0" y="0"/>
                <wp:positionH relativeFrom="column">
                  <wp:posOffset>974090</wp:posOffset>
                </wp:positionH>
                <wp:positionV relativeFrom="paragraph">
                  <wp:posOffset>1184910</wp:posOffset>
                </wp:positionV>
                <wp:extent cx="3995420" cy="635"/>
                <wp:effectExtent l="0" t="0" r="0" b="0"/>
                <wp:wrapTopAndBottom/>
                <wp:docPr id="796065777" name="Text Box 1"/>
                <wp:cNvGraphicFramePr/>
                <a:graphic xmlns:a="http://schemas.openxmlformats.org/drawingml/2006/main">
                  <a:graphicData uri="http://schemas.microsoft.com/office/word/2010/wordprocessingShape">
                    <wps:wsp>
                      <wps:cNvSpPr txBox="1"/>
                      <wps:spPr>
                        <a:xfrm>
                          <a:off x="0" y="0"/>
                          <a:ext cx="3995420" cy="635"/>
                        </a:xfrm>
                        <a:prstGeom prst="rect">
                          <a:avLst/>
                        </a:prstGeom>
                        <a:solidFill>
                          <a:prstClr val="white"/>
                        </a:solidFill>
                        <a:ln>
                          <a:noFill/>
                        </a:ln>
                      </wps:spPr>
                      <wps:txbx>
                        <w:txbxContent>
                          <w:p w14:paraId="24E74062" w14:textId="3D2C2600" w:rsidR="009B51E9" w:rsidRPr="001F14F2" w:rsidRDefault="009B51E9" w:rsidP="009B51E9">
                            <w:pPr>
                              <w:pStyle w:val="Caption"/>
                              <w:rPr>
                                <w:noProof/>
                              </w:rPr>
                            </w:pPr>
                            <w:r>
                              <w:t xml:space="preserve">Figure </w:t>
                            </w:r>
                            <w:fldSimple w:instr=" SEQ Figure \* ARABIC ">
                              <w:r>
                                <w:rPr>
                                  <w:noProof/>
                                </w:rPr>
                                <w:t>5</w:t>
                              </w:r>
                            </w:fldSimple>
                            <w:r>
                              <w:t>: Header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88558" id="Text Box 1" o:spid="_x0000_s1028" type="#_x0000_t202" style="position:absolute;margin-left:76.7pt;margin-top:93.3pt;width:314.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dvv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29vrj3M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" stroked="f">
                <v:textbox style="mso-fit-shape-to-text:t" inset="0,0,0,0">
                  <w:txbxContent>
                    <w:p w14:paraId="24E74062" w14:textId="3D2C2600" w:rsidR="009B51E9" w:rsidRPr="001F14F2" w:rsidRDefault="009B51E9" w:rsidP="009B51E9">
                      <w:pPr>
                        <w:pStyle w:val="Caption"/>
                        <w:rPr>
                          <w:noProof/>
                        </w:rPr>
                      </w:pPr>
                      <w:r>
                        <w:t xml:space="preserve">Figure </w:t>
                      </w:r>
                      <w:fldSimple w:instr=" SEQ Figure \* ARABIC ">
                        <w:r>
                          <w:rPr>
                            <w:noProof/>
                          </w:rPr>
                          <w:t>5</w:t>
                        </w:r>
                      </w:fldSimple>
                      <w:r>
                        <w:t>: Header overview</w:t>
                      </w:r>
                    </w:p>
                  </w:txbxContent>
                </v:textbox>
                <w10:wrap type="topAndBottom"/>
              </v:shape>
            </w:pict>
          </mc:Fallback>
        </mc:AlternateContent>
      </w:r>
      <w:r w:rsidR="00505E5C">
        <w:rPr>
          <w:noProof/>
        </w:rPr>
        <w:drawing>
          <wp:anchor distT="0" distB="0" distL="114300" distR="114300" simplePos="0" relativeHeight="251659264" behindDoc="0" locked="0" layoutInCell="1" allowOverlap="1" wp14:anchorId="7170EE01" wp14:editId="758524E4">
            <wp:simplePos x="0" y="0"/>
            <wp:positionH relativeFrom="margin">
              <wp:align>center</wp:align>
            </wp:positionH>
            <wp:positionV relativeFrom="paragraph">
              <wp:posOffset>442430</wp:posOffset>
            </wp:positionV>
            <wp:extent cx="3995928" cy="685800"/>
            <wp:effectExtent l="0" t="0" r="0" b="0"/>
            <wp:wrapTopAndBottom/>
            <wp:docPr id="134972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95928"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E5C">
        <w:t>Request and response frames consist of a header along with an optional CRC-protected data payload.</w:t>
      </w:r>
    </w:p>
    <w:p w14:paraId="3D3A7A1E" w14:textId="1EE83394" w:rsidR="00505E5C" w:rsidRDefault="00505E5C" w:rsidP="00143ACC">
      <w:r>
        <w:t xml:space="preserve">The header is always </w:t>
      </w:r>
      <w:r w:rsidR="00521B21">
        <w:t>six</w:t>
      </w:r>
      <w:r>
        <w:t xml:space="preserve"> </w:t>
      </w:r>
      <w:r w:rsidR="00BF32DE">
        <w:t>bytes in length but</w:t>
      </w:r>
      <w:r>
        <w:t xml:space="preserve"> has a slightly different structure in request and response frames.</w:t>
      </w:r>
    </w:p>
    <w:p w14:paraId="1859098C" w14:textId="6424EA90" w:rsidR="00E95F8D" w:rsidRDefault="00E95F8D" w:rsidP="00143ACC">
      <w:r>
        <w:t>Both headers include a CRC8</w:t>
      </w:r>
      <w:r w:rsidR="00BD65B7">
        <w:t xml:space="preserve"> using the following parameters:</w:t>
      </w:r>
    </w:p>
    <w:tbl>
      <w:tblPr>
        <w:tblStyle w:val="ListTable1Light-Accent1"/>
        <w:tblW w:w="0" w:type="auto"/>
        <w:tblInd w:w="3806" w:type="dxa"/>
        <w:tblLook w:val="0680" w:firstRow="0" w:lastRow="0" w:firstColumn="1" w:lastColumn="0" w:noHBand="1" w:noVBand="1"/>
      </w:tblPr>
      <w:tblGrid>
        <w:gridCol w:w="1710"/>
        <w:gridCol w:w="1170"/>
      </w:tblGrid>
      <w:tr w:rsidR="00E95F8D" w14:paraId="629B798B" w14:textId="77777777" w:rsidTr="009B51E9">
        <w:tc>
          <w:tcPr>
            <w:cnfStyle w:val="001000000000" w:firstRow="0" w:lastRow="0" w:firstColumn="1" w:lastColumn="0" w:oddVBand="0" w:evenVBand="0" w:oddHBand="0" w:evenHBand="0" w:firstRowFirstColumn="0" w:firstRowLastColumn="0" w:lastRowFirstColumn="0" w:lastRowLastColumn="0"/>
            <w:tcW w:w="1710" w:type="dxa"/>
          </w:tcPr>
          <w:p w14:paraId="403B5512" w14:textId="77777777" w:rsidR="00E95F8D" w:rsidRDefault="00E95F8D" w:rsidP="00D851B1">
            <w:r>
              <w:t>Polynomial</w:t>
            </w:r>
          </w:p>
        </w:tc>
        <w:tc>
          <w:tcPr>
            <w:tcW w:w="1170" w:type="dxa"/>
          </w:tcPr>
          <w:p w14:paraId="3F3B5793" w14:textId="0886A134" w:rsidR="00E95F8D" w:rsidRDefault="00E95F8D" w:rsidP="00D851B1">
            <w:pPr>
              <w:cnfStyle w:val="000000000000" w:firstRow="0" w:lastRow="0" w:firstColumn="0" w:lastColumn="0" w:oddVBand="0" w:evenVBand="0" w:oddHBand="0" w:evenHBand="0" w:firstRowFirstColumn="0" w:firstRowLastColumn="0" w:lastRowFirstColumn="0" w:lastRowLastColumn="0"/>
            </w:pPr>
            <w:r>
              <w:t>0x</w:t>
            </w:r>
            <w:r w:rsidR="00BD65B7">
              <w:t>9</w:t>
            </w:r>
            <w:r>
              <w:t>7</w:t>
            </w:r>
          </w:p>
        </w:tc>
      </w:tr>
      <w:tr w:rsidR="00E95F8D" w14:paraId="14A5D184" w14:textId="77777777" w:rsidTr="009B51E9">
        <w:tc>
          <w:tcPr>
            <w:cnfStyle w:val="001000000000" w:firstRow="0" w:lastRow="0" w:firstColumn="1" w:lastColumn="0" w:oddVBand="0" w:evenVBand="0" w:oddHBand="0" w:evenHBand="0" w:firstRowFirstColumn="0" w:firstRowLastColumn="0" w:lastRowFirstColumn="0" w:lastRowLastColumn="0"/>
            <w:tcW w:w="1710" w:type="dxa"/>
          </w:tcPr>
          <w:p w14:paraId="0192ACDB" w14:textId="77777777" w:rsidR="00E95F8D" w:rsidRDefault="00E95F8D" w:rsidP="00D851B1">
            <w:r>
              <w:t>Initial value</w:t>
            </w:r>
          </w:p>
        </w:tc>
        <w:tc>
          <w:tcPr>
            <w:tcW w:w="1170" w:type="dxa"/>
          </w:tcPr>
          <w:p w14:paraId="72FDFB7D" w14:textId="0132A4D0" w:rsidR="00E95F8D" w:rsidRDefault="00E95F8D" w:rsidP="00D851B1">
            <w:pPr>
              <w:cnfStyle w:val="000000000000" w:firstRow="0" w:lastRow="0" w:firstColumn="0" w:lastColumn="0" w:oddVBand="0" w:evenVBand="0" w:oddHBand="0" w:evenHBand="0" w:firstRowFirstColumn="0" w:firstRowLastColumn="0" w:lastRowFirstColumn="0" w:lastRowLastColumn="0"/>
            </w:pPr>
            <w:r>
              <w:t>0x00</w:t>
            </w:r>
          </w:p>
        </w:tc>
      </w:tr>
      <w:tr w:rsidR="00E95F8D" w14:paraId="1D9B37E8" w14:textId="77777777" w:rsidTr="009B51E9">
        <w:tc>
          <w:tcPr>
            <w:cnfStyle w:val="001000000000" w:firstRow="0" w:lastRow="0" w:firstColumn="1" w:lastColumn="0" w:oddVBand="0" w:evenVBand="0" w:oddHBand="0" w:evenHBand="0" w:firstRowFirstColumn="0" w:firstRowLastColumn="0" w:lastRowFirstColumn="0" w:lastRowLastColumn="0"/>
            <w:tcW w:w="1710" w:type="dxa"/>
          </w:tcPr>
          <w:p w14:paraId="38637192" w14:textId="77777777" w:rsidR="00E95F8D" w:rsidRDefault="00E95F8D" w:rsidP="00D851B1">
            <w:r>
              <w:t>XOR Out</w:t>
            </w:r>
          </w:p>
        </w:tc>
        <w:tc>
          <w:tcPr>
            <w:tcW w:w="1170" w:type="dxa"/>
          </w:tcPr>
          <w:p w14:paraId="5A08C5DB" w14:textId="52106771" w:rsidR="00E95F8D" w:rsidRDefault="00E95F8D" w:rsidP="00D851B1">
            <w:pPr>
              <w:cnfStyle w:val="000000000000" w:firstRow="0" w:lastRow="0" w:firstColumn="0" w:lastColumn="0" w:oddVBand="0" w:evenVBand="0" w:oddHBand="0" w:evenHBand="0" w:firstRowFirstColumn="0" w:firstRowLastColumn="0" w:lastRowFirstColumn="0" w:lastRowLastColumn="0"/>
            </w:pPr>
            <w:r>
              <w:t>0x00</w:t>
            </w:r>
          </w:p>
        </w:tc>
      </w:tr>
    </w:tbl>
    <w:p w14:paraId="4877B9FA" w14:textId="4D0F86D0" w:rsidR="00E95F8D" w:rsidRDefault="00E95F8D" w:rsidP="00521B21">
      <w:pPr>
        <w:spacing w:before="240"/>
      </w:pPr>
      <w:r>
        <w:t xml:space="preserve">This CRC is </w:t>
      </w:r>
      <w:r w:rsidR="00BD65B7">
        <w:t xml:space="preserve">also </w:t>
      </w:r>
      <w:r>
        <w:t>known as CRC</w:t>
      </w:r>
      <w:r w:rsidR="00BD65B7">
        <w:t>-8-AUTOSAR</w:t>
      </w:r>
      <w:r>
        <w:t>.</w:t>
      </w:r>
    </w:p>
    <w:p w14:paraId="493FFE2B" w14:textId="0D71FE87" w:rsidR="00760863" w:rsidRDefault="00B473A0" w:rsidP="00760863">
      <w:pPr>
        <w:pStyle w:val="Heading2"/>
      </w:pPr>
      <w:bookmarkStart w:id="32" w:name="_Toc226546712"/>
      <w:ins w:id="33" w:author="Jansen, Adam (US)" w:date="2026-06-22T13:03:00Z" w16du:dateUtc="2026-06-22T18:03:00Z">
        <w:r>
          <w:lastRenderedPageBreak/>
          <w:t>3</w:t>
        </w:r>
      </w:ins>
      <w:r w:rsidR="00760863">
        <w:t>Request header</w:t>
      </w:r>
      <w:bookmarkEnd w:id="32"/>
    </w:p>
    <w:p w14:paraId="7792505E" w14:textId="77777777" w:rsidR="009B51E9" w:rsidRDefault="00AE79EC" w:rsidP="009B51E9">
      <w:pPr>
        <w:keepNext/>
      </w:pPr>
      <w:r w:rsidRPr="00AE79EC">
        <w:rPr>
          <w:noProof/>
        </w:rPr>
        <w:drawing>
          <wp:inline distT="0" distB="0" distL="0" distR="0" wp14:anchorId="35467796" wp14:editId="02889501">
            <wp:extent cx="3596185" cy="2715120"/>
            <wp:effectExtent l="0" t="0" r="4445" b="9525"/>
            <wp:docPr id="4173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2199" name=""/>
                    <pic:cNvPicPr/>
                  </pic:nvPicPr>
                  <pic:blipFill>
                    <a:blip r:embed="rId17"/>
                    <a:stretch>
                      <a:fillRect/>
                    </a:stretch>
                  </pic:blipFill>
                  <pic:spPr>
                    <a:xfrm>
                      <a:off x="0" y="0"/>
                      <a:ext cx="3611082" cy="2726367"/>
                    </a:xfrm>
                    <a:prstGeom prst="rect">
                      <a:avLst/>
                    </a:prstGeom>
                  </pic:spPr>
                </pic:pic>
              </a:graphicData>
            </a:graphic>
          </wp:inline>
        </w:drawing>
      </w:r>
    </w:p>
    <w:p w14:paraId="68FA0112" w14:textId="2EBE9113" w:rsidR="0057032C" w:rsidRDefault="009B51E9" w:rsidP="009B51E9">
      <w:pPr>
        <w:pStyle w:val="Caption"/>
      </w:pPr>
      <w:r>
        <w:t xml:space="preserve">Figure </w:t>
      </w:r>
      <w:fldSimple w:instr=" SEQ Figure \* ARABIC ">
        <w:r w:rsidR="00CC3A85">
          <w:rPr>
            <w:noProof/>
          </w:rPr>
          <w:t>6</w:t>
        </w:r>
      </w:fldSimple>
      <w:r>
        <w:t>: Request header structure</w:t>
      </w:r>
    </w:p>
    <w:tbl>
      <w:tblPr>
        <w:tblStyle w:val="GridTable2-Accent1"/>
        <w:tblW w:w="0" w:type="auto"/>
        <w:tblLook w:val="0620" w:firstRow="1" w:lastRow="0" w:firstColumn="0" w:lastColumn="0" w:noHBand="1" w:noVBand="1"/>
      </w:tblPr>
      <w:tblGrid>
        <w:gridCol w:w="1657"/>
        <w:gridCol w:w="7560"/>
      </w:tblGrid>
      <w:tr w:rsidR="00DA16A4" w14:paraId="08226551"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1435" w:type="dxa"/>
          </w:tcPr>
          <w:p w14:paraId="424CC637" w14:textId="2B2F28EA" w:rsidR="00DA16A4" w:rsidRDefault="00DA16A4" w:rsidP="00344268">
            <w:r>
              <w:t>Field</w:t>
            </w:r>
            <w:r w:rsidR="002C4746">
              <w:t xml:space="preserve"> </w:t>
            </w:r>
          </w:p>
        </w:tc>
        <w:tc>
          <w:tcPr>
            <w:tcW w:w="7560" w:type="dxa"/>
          </w:tcPr>
          <w:p w14:paraId="165CF7BC" w14:textId="5C10BB4C" w:rsidR="00DA16A4" w:rsidRDefault="00DA16A4" w:rsidP="00344268">
            <w:r>
              <w:t>Description</w:t>
            </w:r>
          </w:p>
        </w:tc>
      </w:tr>
      <w:tr w:rsidR="00DA16A4" w14:paraId="6A801CB7" w14:textId="77777777" w:rsidTr="009B51E9">
        <w:tc>
          <w:tcPr>
            <w:tcW w:w="1435" w:type="dxa"/>
          </w:tcPr>
          <w:p w14:paraId="2A958295" w14:textId="061916D1" w:rsidR="00DA16A4" w:rsidRPr="002C4746" w:rsidRDefault="00DA16A4" w:rsidP="00344268">
            <w:pPr>
              <w:rPr>
                <w:rFonts w:ascii="Aptos Mono" w:hAnsi="Aptos Mono"/>
                <w:sz w:val="16"/>
                <w:szCs w:val="16"/>
              </w:rPr>
            </w:pPr>
            <w:proofErr w:type="spellStart"/>
            <w:r w:rsidRPr="002C4746">
              <w:rPr>
                <w:rFonts w:ascii="Aptos Mono" w:hAnsi="Aptos Mono"/>
                <w:sz w:val="16"/>
                <w:szCs w:val="16"/>
              </w:rPr>
              <w:t>seq_dup</w:t>
            </w:r>
            <w:proofErr w:type="spellEnd"/>
          </w:p>
        </w:tc>
        <w:tc>
          <w:tcPr>
            <w:tcW w:w="7560" w:type="dxa"/>
          </w:tcPr>
          <w:p w14:paraId="44BF63C6" w14:textId="385935A3" w:rsidR="00DA16A4" w:rsidRPr="002C4746" w:rsidRDefault="00DA16A4" w:rsidP="00344268">
            <w:pPr>
              <w:rPr>
                <w:sz w:val="22"/>
                <w:szCs w:val="22"/>
              </w:rPr>
            </w:pPr>
            <w:r w:rsidRPr="002C4746">
              <w:rPr>
                <w:sz w:val="22"/>
                <w:szCs w:val="22"/>
              </w:rPr>
              <w:t>sequence duplicate flag; indicates re-transmission of previous request</w:t>
            </w:r>
          </w:p>
        </w:tc>
      </w:tr>
      <w:tr w:rsidR="00DA16A4" w14:paraId="2197F705" w14:textId="77777777" w:rsidTr="009B51E9">
        <w:tc>
          <w:tcPr>
            <w:tcW w:w="1435" w:type="dxa"/>
          </w:tcPr>
          <w:p w14:paraId="4FDA782A" w14:textId="53280284" w:rsidR="00DA16A4" w:rsidRPr="002C4746" w:rsidRDefault="00DA16A4" w:rsidP="00344268">
            <w:pPr>
              <w:rPr>
                <w:rFonts w:ascii="Aptos Mono" w:hAnsi="Aptos Mono"/>
                <w:sz w:val="16"/>
                <w:szCs w:val="16"/>
              </w:rPr>
            </w:pPr>
            <w:proofErr w:type="spellStart"/>
            <w:r w:rsidRPr="002C4746">
              <w:rPr>
                <w:rFonts w:ascii="Aptos Mono" w:hAnsi="Aptos Mono"/>
                <w:sz w:val="16"/>
                <w:szCs w:val="16"/>
              </w:rPr>
              <w:t>seq_number</w:t>
            </w:r>
            <w:proofErr w:type="spellEnd"/>
          </w:p>
        </w:tc>
        <w:tc>
          <w:tcPr>
            <w:tcW w:w="7560" w:type="dxa"/>
          </w:tcPr>
          <w:p w14:paraId="0B40BB61" w14:textId="5D3D54D9" w:rsidR="00DA16A4" w:rsidRPr="002C4746" w:rsidRDefault="00DA16A4" w:rsidP="00344268">
            <w:pPr>
              <w:rPr>
                <w:sz w:val="22"/>
                <w:szCs w:val="22"/>
              </w:rPr>
            </w:pPr>
            <w:r w:rsidRPr="002C4746">
              <w:rPr>
                <w:sz w:val="22"/>
                <w:szCs w:val="22"/>
              </w:rPr>
              <w:t>Sequence number; used by the host to correlate responses with requests</w:t>
            </w:r>
          </w:p>
        </w:tc>
      </w:tr>
      <w:tr w:rsidR="00DA16A4" w14:paraId="79E98C22" w14:textId="77777777" w:rsidTr="009B51E9">
        <w:tc>
          <w:tcPr>
            <w:tcW w:w="1435" w:type="dxa"/>
          </w:tcPr>
          <w:p w14:paraId="5DEC406C" w14:textId="64CA4AAC" w:rsidR="00DA16A4" w:rsidRPr="002C4746" w:rsidRDefault="00DA16A4" w:rsidP="00344268">
            <w:pPr>
              <w:rPr>
                <w:rFonts w:ascii="Aptos Mono" w:hAnsi="Aptos Mono"/>
                <w:sz w:val="16"/>
                <w:szCs w:val="16"/>
              </w:rPr>
            </w:pPr>
            <w:proofErr w:type="spellStart"/>
            <w:r w:rsidRPr="002C4746">
              <w:rPr>
                <w:rFonts w:ascii="Aptos Mono" w:hAnsi="Aptos Mono"/>
                <w:sz w:val="16"/>
                <w:szCs w:val="16"/>
              </w:rPr>
              <w:t>is_response</w:t>
            </w:r>
            <w:proofErr w:type="spellEnd"/>
          </w:p>
        </w:tc>
        <w:tc>
          <w:tcPr>
            <w:tcW w:w="7560" w:type="dxa"/>
          </w:tcPr>
          <w:p w14:paraId="4B70659F" w14:textId="7250331E" w:rsidR="00DA16A4" w:rsidRPr="002C4746" w:rsidRDefault="00DA16A4" w:rsidP="00344268">
            <w:pPr>
              <w:rPr>
                <w:sz w:val="22"/>
                <w:szCs w:val="22"/>
              </w:rPr>
            </w:pPr>
            <w:r w:rsidRPr="002C4746">
              <w:rPr>
                <w:sz w:val="22"/>
                <w:szCs w:val="22"/>
              </w:rPr>
              <w:t>0 for requests</w:t>
            </w:r>
          </w:p>
        </w:tc>
      </w:tr>
      <w:tr w:rsidR="00DA16A4" w14:paraId="1841BEDE" w14:textId="77777777" w:rsidTr="009B51E9">
        <w:tc>
          <w:tcPr>
            <w:tcW w:w="1435" w:type="dxa"/>
          </w:tcPr>
          <w:p w14:paraId="20C63CF1" w14:textId="2C5ADEEE" w:rsidR="00DA16A4" w:rsidRPr="002C4746" w:rsidRDefault="00DA16A4" w:rsidP="00344268">
            <w:pPr>
              <w:rPr>
                <w:rFonts w:ascii="Aptos Mono" w:hAnsi="Aptos Mono"/>
                <w:sz w:val="16"/>
                <w:szCs w:val="16"/>
              </w:rPr>
            </w:pPr>
            <w:r w:rsidRPr="002C4746">
              <w:rPr>
                <w:rFonts w:ascii="Aptos Mono" w:hAnsi="Aptos Mono"/>
                <w:sz w:val="16"/>
                <w:szCs w:val="16"/>
              </w:rPr>
              <w:t>version</w:t>
            </w:r>
          </w:p>
        </w:tc>
        <w:tc>
          <w:tcPr>
            <w:tcW w:w="7560" w:type="dxa"/>
          </w:tcPr>
          <w:p w14:paraId="701CB467" w14:textId="20B8E9B3" w:rsidR="00DA16A4" w:rsidRPr="002C4746" w:rsidRDefault="00DA16A4" w:rsidP="00344268">
            <w:pPr>
              <w:rPr>
                <w:sz w:val="22"/>
                <w:szCs w:val="22"/>
              </w:rPr>
            </w:pPr>
            <w:r w:rsidRPr="002C4746">
              <w:rPr>
                <w:sz w:val="22"/>
                <w:szCs w:val="22"/>
              </w:rPr>
              <w:t>Protocol structure version</w:t>
            </w:r>
          </w:p>
        </w:tc>
      </w:tr>
      <w:tr w:rsidR="00DA16A4" w14:paraId="66E7A650" w14:textId="77777777" w:rsidTr="009B51E9">
        <w:tc>
          <w:tcPr>
            <w:tcW w:w="1435" w:type="dxa"/>
          </w:tcPr>
          <w:p w14:paraId="69834CE2" w14:textId="015C1048" w:rsidR="00DA16A4" w:rsidRPr="002C4746" w:rsidRDefault="00DA16A4" w:rsidP="00344268">
            <w:pPr>
              <w:rPr>
                <w:rFonts w:ascii="Aptos Mono" w:hAnsi="Aptos Mono"/>
                <w:sz w:val="16"/>
                <w:szCs w:val="16"/>
              </w:rPr>
            </w:pPr>
            <w:r w:rsidRPr="002C4746">
              <w:rPr>
                <w:rFonts w:ascii="Aptos Mono" w:hAnsi="Aptos Mono"/>
                <w:sz w:val="16"/>
                <w:szCs w:val="16"/>
              </w:rPr>
              <w:t>command</w:t>
            </w:r>
          </w:p>
        </w:tc>
        <w:tc>
          <w:tcPr>
            <w:tcW w:w="7560" w:type="dxa"/>
          </w:tcPr>
          <w:p w14:paraId="6D295D28" w14:textId="4DA3A39E" w:rsidR="00DA16A4" w:rsidRPr="002C4746" w:rsidRDefault="00DA16A4" w:rsidP="00344268">
            <w:pPr>
              <w:rPr>
                <w:sz w:val="22"/>
                <w:szCs w:val="22"/>
              </w:rPr>
            </w:pPr>
            <w:r w:rsidRPr="002C4746">
              <w:rPr>
                <w:sz w:val="22"/>
                <w:szCs w:val="22"/>
              </w:rPr>
              <w:t>command identifier</w:t>
            </w:r>
          </w:p>
        </w:tc>
      </w:tr>
      <w:tr w:rsidR="00DA16A4" w14:paraId="14E3C849" w14:textId="77777777" w:rsidTr="009B51E9">
        <w:tc>
          <w:tcPr>
            <w:tcW w:w="1435" w:type="dxa"/>
          </w:tcPr>
          <w:p w14:paraId="02DC373F" w14:textId="13776E58" w:rsidR="00DA16A4" w:rsidRPr="002C4746" w:rsidRDefault="00DA16A4" w:rsidP="00344268">
            <w:pPr>
              <w:rPr>
                <w:rFonts w:ascii="Aptos Mono" w:hAnsi="Aptos Mono"/>
                <w:sz w:val="16"/>
                <w:szCs w:val="16"/>
              </w:rPr>
            </w:pPr>
            <w:proofErr w:type="spellStart"/>
            <w:r w:rsidRPr="002C4746">
              <w:rPr>
                <w:rFonts w:ascii="Aptos Mono" w:hAnsi="Aptos Mono"/>
                <w:sz w:val="16"/>
                <w:szCs w:val="16"/>
              </w:rPr>
              <w:t>data_len</w:t>
            </w:r>
            <w:proofErr w:type="spellEnd"/>
          </w:p>
        </w:tc>
        <w:tc>
          <w:tcPr>
            <w:tcW w:w="7560" w:type="dxa"/>
          </w:tcPr>
          <w:p w14:paraId="55400A9B" w14:textId="7E99E0D1" w:rsidR="00DA16A4" w:rsidRPr="002C4746" w:rsidRDefault="00DA16A4" w:rsidP="00344268">
            <w:pPr>
              <w:rPr>
                <w:sz w:val="22"/>
                <w:szCs w:val="22"/>
              </w:rPr>
            </w:pPr>
            <w:r w:rsidRPr="002C4746">
              <w:rPr>
                <w:sz w:val="22"/>
                <w:szCs w:val="22"/>
              </w:rPr>
              <w:t>length of data associated with request, up to 1023 bytes</w:t>
            </w:r>
          </w:p>
        </w:tc>
      </w:tr>
      <w:tr w:rsidR="00DA16A4" w14:paraId="131AB104" w14:textId="77777777" w:rsidTr="009B51E9">
        <w:tc>
          <w:tcPr>
            <w:tcW w:w="1435" w:type="dxa"/>
          </w:tcPr>
          <w:p w14:paraId="50E8489C" w14:textId="2BCAB1CD" w:rsidR="00DA16A4" w:rsidRPr="002C4746" w:rsidRDefault="00DA16A4" w:rsidP="00344268">
            <w:pPr>
              <w:rPr>
                <w:rFonts w:ascii="Aptos Mono" w:hAnsi="Aptos Mono"/>
                <w:sz w:val="16"/>
                <w:szCs w:val="16"/>
              </w:rPr>
            </w:pPr>
            <w:proofErr w:type="spellStart"/>
            <w:r w:rsidRPr="002C4746">
              <w:rPr>
                <w:rFonts w:ascii="Aptos Mono" w:hAnsi="Aptos Mono"/>
                <w:sz w:val="16"/>
                <w:szCs w:val="16"/>
              </w:rPr>
              <w:t>command_version</w:t>
            </w:r>
            <w:proofErr w:type="spellEnd"/>
          </w:p>
        </w:tc>
        <w:tc>
          <w:tcPr>
            <w:tcW w:w="7560" w:type="dxa"/>
          </w:tcPr>
          <w:p w14:paraId="7A366056" w14:textId="09204D1C" w:rsidR="00DA16A4" w:rsidRPr="002C4746" w:rsidRDefault="00DA16A4" w:rsidP="00344268">
            <w:pPr>
              <w:rPr>
                <w:sz w:val="22"/>
                <w:szCs w:val="22"/>
              </w:rPr>
            </w:pPr>
            <w:r w:rsidRPr="002C4746">
              <w:rPr>
                <w:sz w:val="22"/>
                <w:szCs w:val="22"/>
              </w:rPr>
              <w:t>revision level of command</w:t>
            </w:r>
          </w:p>
        </w:tc>
      </w:tr>
      <w:tr w:rsidR="00DA16A4" w14:paraId="06B65024" w14:textId="77777777" w:rsidTr="009B51E9">
        <w:tc>
          <w:tcPr>
            <w:tcW w:w="1435" w:type="dxa"/>
          </w:tcPr>
          <w:p w14:paraId="18E86563" w14:textId="0D71F31B" w:rsidR="00DA16A4" w:rsidRPr="002C4746" w:rsidRDefault="00DA16A4" w:rsidP="00344268">
            <w:pPr>
              <w:rPr>
                <w:rFonts w:ascii="Aptos Mono" w:hAnsi="Aptos Mono"/>
                <w:sz w:val="16"/>
                <w:szCs w:val="16"/>
              </w:rPr>
            </w:pPr>
            <w:proofErr w:type="spellStart"/>
            <w:r w:rsidRPr="002C4746">
              <w:rPr>
                <w:rFonts w:ascii="Aptos Mono" w:hAnsi="Aptos Mono"/>
                <w:sz w:val="16"/>
                <w:szCs w:val="16"/>
              </w:rPr>
              <w:t>header_crc</w:t>
            </w:r>
            <w:proofErr w:type="spellEnd"/>
          </w:p>
        </w:tc>
        <w:tc>
          <w:tcPr>
            <w:tcW w:w="7560" w:type="dxa"/>
          </w:tcPr>
          <w:p w14:paraId="26863BF1" w14:textId="4B1874D4" w:rsidR="00DA16A4" w:rsidRPr="002C4746" w:rsidRDefault="00DA16A4" w:rsidP="00344268">
            <w:pPr>
              <w:rPr>
                <w:sz w:val="22"/>
                <w:szCs w:val="22"/>
              </w:rPr>
            </w:pPr>
            <w:r w:rsidRPr="002C4746">
              <w:rPr>
                <w:sz w:val="22"/>
                <w:szCs w:val="22"/>
              </w:rPr>
              <w:t>CRC8 of header data</w:t>
            </w:r>
          </w:p>
        </w:tc>
      </w:tr>
    </w:tbl>
    <w:p w14:paraId="1126E386" w14:textId="52E0F258" w:rsidR="00760863" w:rsidRDefault="00760863" w:rsidP="00760863">
      <w:pPr>
        <w:pStyle w:val="Heading2"/>
      </w:pPr>
      <w:bookmarkStart w:id="34" w:name="_Toc226546713"/>
      <w:r>
        <w:lastRenderedPageBreak/>
        <w:t>Response Header</w:t>
      </w:r>
      <w:bookmarkEnd w:id="34"/>
    </w:p>
    <w:p w14:paraId="32D82713" w14:textId="77777777" w:rsidR="009B51E9" w:rsidRDefault="00AE79EC" w:rsidP="009B51E9">
      <w:pPr>
        <w:keepNext/>
      </w:pPr>
      <w:r w:rsidRPr="00AE79EC">
        <w:rPr>
          <w:noProof/>
        </w:rPr>
        <w:drawing>
          <wp:inline distT="0" distB="0" distL="0" distR="0" wp14:anchorId="7F079055" wp14:editId="22CBB1A5">
            <wp:extent cx="3657600" cy="2761488"/>
            <wp:effectExtent l="0" t="0" r="0" b="1270"/>
            <wp:docPr id="117726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67476" name=""/>
                    <pic:cNvPicPr/>
                  </pic:nvPicPr>
                  <pic:blipFill>
                    <a:blip r:embed="rId18"/>
                    <a:stretch>
                      <a:fillRect/>
                    </a:stretch>
                  </pic:blipFill>
                  <pic:spPr>
                    <a:xfrm>
                      <a:off x="0" y="0"/>
                      <a:ext cx="3657600" cy="2761488"/>
                    </a:xfrm>
                    <a:prstGeom prst="rect">
                      <a:avLst/>
                    </a:prstGeom>
                  </pic:spPr>
                </pic:pic>
              </a:graphicData>
            </a:graphic>
          </wp:inline>
        </w:drawing>
      </w:r>
    </w:p>
    <w:p w14:paraId="7A8B8977" w14:textId="1A346EC6" w:rsidR="00760863" w:rsidRDefault="009B51E9" w:rsidP="009B51E9">
      <w:pPr>
        <w:pStyle w:val="Caption"/>
      </w:pPr>
      <w:r>
        <w:t xml:space="preserve">Figure </w:t>
      </w:r>
      <w:fldSimple w:instr=" SEQ Figure \* ARABIC ">
        <w:r w:rsidR="00CC3A85">
          <w:rPr>
            <w:noProof/>
          </w:rPr>
          <w:t>7</w:t>
        </w:r>
      </w:fldSimple>
      <w:r>
        <w:t>: Response header structure</w:t>
      </w:r>
    </w:p>
    <w:tbl>
      <w:tblPr>
        <w:tblStyle w:val="GridTable2-Accent1"/>
        <w:tblW w:w="0" w:type="auto"/>
        <w:tblLook w:val="0620" w:firstRow="1" w:lastRow="0" w:firstColumn="0" w:lastColumn="0" w:noHBand="1" w:noVBand="1"/>
      </w:tblPr>
      <w:tblGrid>
        <w:gridCol w:w="1657"/>
        <w:gridCol w:w="7560"/>
      </w:tblGrid>
      <w:tr w:rsidR="002C4746" w14:paraId="7052E99B"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1657" w:type="dxa"/>
          </w:tcPr>
          <w:p w14:paraId="35A4F0CF" w14:textId="77777777" w:rsidR="002C4746" w:rsidRDefault="002C4746" w:rsidP="00D851B1">
            <w:r>
              <w:t xml:space="preserve">Field </w:t>
            </w:r>
          </w:p>
        </w:tc>
        <w:tc>
          <w:tcPr>
            <w:tcW w:w="7560" w:type="dxa"/>
          </w:tcPr>
          <w:p w14:paraId="13B70BF8" w14:textId="77777777" w:rsidR="002C4746" w:rsidRDefault="002C4746" w:rsidP="00D851B1">
            <w:r>
              <w:t>Description</w:t>
            </w:r>
          </w:p>
        </w:tc>
      </w:tr>
      <w:tr w:rsidR="002C4746" w14:paraId="26521DBC" w14:textId="77777777" w:rsidTr="009B51E9">
        <w:tc>
          <w:tcPr>
            <w:tcW w:w="1657" w:type="dxa"/>
          </w:tcPr>
          <w:p w14:paraId="37D8C836" w14:textId="77777777" w:rsidR="002C4746" w:rsidRPr="002C4746" w:rsidRDefault="002C4746" w:rsidP="00D851B1">
            <w:pPr>
              <w:rPr>
                <w:rFonts w:ascii="Aptos Mono" w:hAnsi="Aptos Mono"/>
                <w:sz w:val="16"/>
                <w:szCs w:val="16"/>
              </w:rPr>
            </w:pPr>
            <w:proofErr w:type="spellStart"/>
            <w:r w:rsidRPr="002C4746">
              <w:rPr>
                <w:rFonts w:ascii="Aptos Mono" w:hAnsi="Aptos Mono"/>
                <w:sz w:val="16"/>
                <w:szCs w:val="16"/>
              </w:rPr>
              <w:t>seq_dup</w:t>
            </w:r>
            <w:proofErr w:type="spellEnd"/>
          </w:p>
        </w:tc>
        <w:tc>
          <w:tcPr>
            <w:tcW w:w="7560" w:type="dxa"/>
          </w:tcPr>
          <w:p w14:paraId="12857E7C" w14:textId="5C134FAA" w:rsidR="002C4746" w:rsidRPr="002C4746" w:rsidRDefault="002C4746" w:rsidP="00D851B1">
            <w:pPr>
              <w:rPr>
                <w:sz w:val="22"/>
                <w:szCs w:val="22"/>
              </w:rPr>
            </w:pPr>
            <w:r w:rsidRPr="002C4746">
              <w:rPr>
                <w:sz w:val="22"/>
                <w:szCs w:val="22"/>
              </w:rPr>
              <w:t xml:space="preserve">sequence duplicate flag; indicates re-transmission of previous </w:t>
            </w:r>
            <w:r>
              <w:rPr>
                <w:sz w:val="22"/>
                <w:szCs w:val="22"/>
              </w:rPr>
              <w:t>response</w:t>
            </w:r>
          </w:p>
        </w:tc>
      </w:tr>
      <w:tr w:rsidR="002C4746" w14:paraId="0F15CD62" w14:textId="77777777" w:rsidTr="009B51E9">
        <w:tc>
          <w:tcPr>
            <w:tcW w:w="1657" w:type="dxa"/>
          </w:tcPr>
          <w:p w14:paraId="374B8219" w14:textId="77777777" w:rsidR="002C4746" w:rsidRPr="002C4746" w:rsidRDefault="002C4746" w:rsidP="00D851B1">
            <w:pPr>
              <w:rPr>
                <w:rFonts w:ascii="Aptos Mono" w:hAnsi="Aptos Mono"/>
                <w:sz w:val="16"/>
                <w:szCs w:val="16"/>
              </w:rPr>
            </w:pPr>
            <w:proofErr w:type="spellStart"/>
            <w:r w:rsidRPr="002C4746">
              <w:rPr>
                <w:rFonts w:ascii="Aptos Mono" w:hAnsi="Aptos Mono"/>
                <w:sz w:val="16"/>
                <w:szCs w:val="16"/>
              </w:rPr>
              <w:t>seq_number</w:t>
            </w:r>
            <w:proofErr w:type="spellEnd"/>
          </w:p>
        </w:tc>
        <w:tc>
          <w:tcPr>
            <w:tcW w:w="7560" w:type="dxa"/>
          </w:tcPr>
          <w:p w14:paraId="66CAD9E3" w14:textId="77777777" w:rsidR="002C4746" w:rsidRPr="002C4746" w:rsidRDefault="002C4746" w:rsidP="00D851B1">
            <w:pPr>
              <w:rPr>
                <w:sz w:val="22"/>
                <w:szCs w:val="22"/>
              </w:rPr>
            </w:pPr>
            <w:r w:rsidRPr="002C4746">
              <w:rPr>
                <w:sz w:val="22"/>
                <w:szCs w:val="22"/>
              </w:rPr>
              <w:t>Sequence number; used by the host to correlate responses with requests</w:t>
            </w:r>
          </w:p>
        </w:tc>
      </w:tr>
      <w:tr w:rsidR="002C4746" w14:paraId="02B5B2B1" w14:textId="77777777" w:rsidTr="009B51E9">
        <w:tc>
          <w:tcPr>
            <w:tcW w:w="1657" w:type="dxa"/>
          </w:tcPr>
          <w:p w14:paraId="5274DC00" w14:textId="77777777" w:rsidR="002C4746" w:rsidRPr="002C4746" w:rsidRDefault="002C4746" w:rsidP="00D851B1">
            <w:pPr>
              <w:rPr>
                <w:rFonts w:ascii="Aptos Mono" w:hAnsi="Aptos Mono"/>
                <w:sz w:val="16"/>
                <w:szCs w:val="16"/>
              </w:rPr>
            </w:pPr>
            <w:proofErr w:type="spellStart"/>
            <w:r w:rsidRPr="002C4746">
              <w:rPr>
                <w:rFonts w:ascii="Aptos Mono" w:hAnsi="Aptos Mono"/>
                <w:sz w:val="16"/>
                <w:szCs w:val="16"/>
              </w:rPr>
              <w:t>is_response</w:t>
            </w:r>
            <w:proofErr w:type="spellEnd"/>
          </w:p>
        </w:tc>
        <w:tc>
          <w:tcPr>
            <w:tcW w:w="7560" w:type="dxa"/>
          </w:tcPr>
          <w:p w14:paraId="6828DD11" w14:textId="06F0605B" w:rsidR="002C4746" w:rsidRPr="002C4746" w:rsidRDefault="002C4746" w:rsidP="00D851B1">
            <w:pPr>
              <w:rPr>
                <w:sz w:val="22"/>
                <w:szCs w:val="22"/>
              </w:rPr>
            </w:pPr>
            <w:r>
              <w:rPr>
                <w:sz w:val="22"/>
                <w:szCs w:val="22"/>
              </w:rPr>
              <w:t>1</w:t>
            </w:r>
            <w:r w:rsidRPr="002C4746">
              <w:rPr>
                <w:sz w:val="22"/>
                <w:szCs w:val="22"/>
              </w:rPr>
              <w:t xml:space="preserve"> for re</w:t>
            </w:r>
            <w:r>
              <w:rPr>
                <w:sz w:val="22"/>
                <w:szCs w:val="22"/>
              </w:rPr>
              <w:t>sponses</w:t>
            </w:r>
          </w:p>
        </w:tc>
      </w:tr>
      <w:tr w:rsidR="002C4746" w14:paraId="665C379D" w14:textId="77777777" w:rsidTr="009B51E9">
        <w:tc>
          <w:tcPr>
            <w:tcW w:w="1657" w:type="dxa"/>
          </w:tcPr>
          <w:p w14:paraId="0F94D7CB" w14:textId="77777777" w:rsidR="002C4746" w:rsidRPr="002C4746" w:rsidRDefault="002C4746" w:rsidP="00D851B1">
            <w:pPr>
              <w:rPr>
                <w:rFonts w:ascii="Aptos Mono" w:hAnsi="Aptos Mono"/>
                <w:sz w:val="16"/>
                <w:szCs w:val="16"/>
              </w:rPr>
            </w:pPr>
            <w:r w:rsidRPr="002C4746">
              <w:rPr>
                <w:rFonts w:ascii="Aptos Mono" w:hAnsi="Aptos Mono"/>
                <w:sz w:val="16"/>
                <w:szCs w:val="16"/>
              </w:rPr>
              <w:t>version</w:t>
            </w:r>
          </w:p>
        </w:tc>
        <w:tc>
          <w:tcPr>
            <w:tcW w:w="7560" w:type="dxa"/>
          </w:tcPr>
          <w:p w14:paraId="5C272FA8" w14:textId="77777777" w:rsidR="002C4746" w:rsidRPr="002C4746" w:rsidRDefault="002C4746" w:rsidP="00D851B1">
            <w:pPr>
              <w:rPr>
                <w:sz w:val="22"/>
                <w:szCs w:val="22"/>
              </w:rPr>
            </w:pPr>
            <w:r w:rsidRPr="002C4746">
              <w:rPr>
                <w:sz w:val="22"/>
                <w:szCs w:val="22"/>
              </w:rPr>
              <w:t>Protocol structure version</w:t>
            </w:r>
          </w:p>
        </w:tc>
      </w:tr>
      <w:tr w:rsidR="002C4746" w14:paraId="2E55559B" w14:textId="77777777" w:rsidTr="009B51E9">
        <w:tc>
          <w:tcPr>
            <w:tcW w:w="1657" w:type="dxa"/>
          </w:tcPr>
          <w:p w14:paraId="7ACE7E57" w14:textId="517DD6DF" w:rsidR="002C4746" w:rsidRPr="002C4746" w:rsidRDefault="002C4746" w:rsidP="00D851B1">
            <w:pPr>
              <w:rPr>
                <w:rFonts w:ascii="Aptos Mono" w:hAnsi="Aptos Mono"/>
                <w:sz w:val="16"/>
                <w:szCs w:val="16"/>
              </w:rPr>
            </w:pPr>
            <w:r>
              <w:rPr>
                <w:rFonts w:ascii="Aptos Mono" w:hAnsi="Aptos Mono"/>
                <w:sz w:val="16"/>
                <w:szCs w:val="16"/>
              </w:rPr>
              <w:t>result</w:t>
            </w:r>
          </w:p>
        </w:tc>
        <w:tc>
          <w:tcPr>
            <w:tcW w:w="7560" w:type="dxa"/>
          </w:tcPr>
          <w:p w14:paraId="5ED1B68E" w14:textId="7605753B" w:rsidR="002C4746" w:rsidRPr="002C4746" w:rsidRDefault="002C4746" w:rsidP="00D851B1">
            <w:pPr>
              <w:rPr>
                <w:sz w:val="22"/>
                <w:szCs w:val="22"/>
              </w:rPr>
            </w:pPr>
            <w:r>
              <w:rPr>
                <w:sz w:val="22"/>
                <w:szCs w:val="22"/>
              </w:rPr>
              <w:t>Result code</w:t>
            </w:r>
          </w:p>
        </w:tc>
      </w:tr>
      <w:tr w:rsidR="002C4746" w14:paraId="0A785CC0" w14:textId="77777777" w:rsidTr="009B51E9">
        <w:tc>
          <w:tcPr>
            <w:tcW w:w="1657" w:type="dxa"/>
          </w:tcPr>
          <w:p w14:paraId="1AC1E3FE" w14:textId="77777777" w:rsidR="002C4746" w:rsidRPr="002C4746" w:rsidRDefault="002C4746" w:rsidP="00D851B1">
            <w:pPr>
              <w:rPr>
                <w:rFonts w:ascii="Aptos Mono" w:hAnsi="Aptos Mono"/>
                <w:sz w:val="16"/>
                <w:szCs w:val="16"/>
              </w:rPr>
            </w:pPr>
            <w:proofErr w:type="spellStart"/>
            <w:r w:rsidRPr="002C4746">
              <w:rPr>
                <w:rFonts w:ascii="Aptos Mono" w:hAnsi="Aptos Mono"/>
                <w:sz w:val="16"/>
                <w:szCs w:val="16"/>
              </w:rPr>
              <w:t>data_len</w:t>
            </w:r>
            <w:proofErr w:type="spellEnd"/>
          </w:p>
        </w:tc>
        <w:tc>
          <w:tcPr>
            <w:tcW w:w="7560" w:type="dxa"/>
          </w:tcPr>
          <w:p w14:paraId="1B544218" w14:textId="3911176E" w:rsidR="002C4746" w:rsidRPr="002C4746" w:rsidRDefault="002C4746" w:rsidP="00D851B1">
            <w:pPr>
              <w:rPr>
                <w:sz w:val="22"/>
                <w:szCs w:val="22"/>
              </w:rPr>
            </w:pPr>
            <w:r w:rsidRPr="002C4746">
              <w:rPr>
                <w:sz w:val="22"/>
                <w:szCs w:val="22"/>
              </w:rPr>
              <w:t xml:space="preserve">length of data associated with </w:t>
            </w:r>
            <w:r>
              <w:rPr>
                <w:sz w:val="22"/>
                <w:szCs w:val="22"/>
              </w:rPr>
              <w:t>response</w:t>
            </w:r>
            <w:r w:rsidRPr="002C4746">
              <w:rPr>
                <w:sz w:val="22"/>
                <w:szCs w:val="22"/>
              </w:rPr>
              <w:t>, up to 1023 bytes</w:t>
            </w:r>
          </w:p>
        </w:tc>
      </w:tr>
      <w:tr w:rsidR="002C4746" w14:paraId="71FA71B1" w14:textId="77777777" w:rsidTr="009B51E9">
        <w:tc>
          <w:tcPr>
            <w:tcW w:w="1657" w:type="dxa"/>
          </w:tcPr>
          <w:p w14:paraId="6B20F595" w14:textId="77777777" w:rsidR="002C4746" w:rsidRPr="002C4746" w:rsidRDefault="002C4746" w:rsidP="00D851B1">
            <w:pPr>
              <w:rPr>
                <w:rFonts w:ascii="Aptos Mono" w:hAnsi="Aptos Mono"/>
                <w:sz w:val="16"/>
                <w:szCs w:val="16"/>
              </w:rPr>
            </w:pPr>
            <w:proofErr w:type="spellStart"/>
            <w:r w:rsidRPr="002C4746">
              <w:rPr>
                <w:rFonts w:ascii="Aptos Mono" w:hAnsi="Aptos Mono"/>
                <w:sz w:val="16"/>
                <w:szCs w:val="16"/>
              </w:rPr>
              <w:t>header_crc</w:t>
            </w:r>
            <w:proofErr w:type="spellEnd"/>
          </w:p>
        </w:tc>
        <w:tc>
          <w:tcPr>
            <w:tcW w:w="7560" w:type="dxa"/>
          </w:tcPr>
          <w:p w14:paraId="6A7A5421" w14:textId="77777777" w:rsidR="002C4746" w:rsidRPr="002C4746" w:rsidRDefault="002C4746" w:rsidP="00D851B1">
            <w:pPr>
              <w:rPr>
                <w:sz w:val="22"/>
                <w:szCs w:val="22"/>
              </w:rPr>
            </w:pPr>
            <w:r w:rsidRPr="002C4746">
              <w:rPr>
                <w:sz w:val="22"/>
                <w:szCs w:val="22"/>
              </w:rPr>
              <w:t>CRC8 of header data</w:t>
            </w:r>
          </w:p>
        </w:tc>
      </w:tr>
    </w:tbl>
    <w:p w14:paraId="5A32424D" w14:textId="60212D3E" w:rsidR="00505E5C" w:rsidRDefault="00505E5C" w:rsidP="00505E5C">
      <w:pPr>
        <w:pStyle w:val="Heading3"/>
      </w:pPr>
      <w:bookmarkStart w:id="35" w:name="_Toc226546714"/>
      <w:r>
        <w:t>Result codes</w:t>
      </w:r>
      <w:bookmarkEnd w:id="35"/>
    </w:p>
    <w:tbl>
      <w:tblPr>
        <w:tblStyle w:val="GridTable2-Accent1"/>
        <w:tblW w:w="0" w:type="auto"/>
        <w:tblLayout w:type="fixed"/>
        <w:tblLook w:val="0620" w:firstRow="1" w:lastRow="0" w:firstColumn="0" w:lastColumn="0" w:noHBand="1" w:noVBand="1"/>
        <w:tblPrChange w:id="36" w:author="Jansen, Adam (US)" w:date="2026-07-23T15:13:00Z" w16du:dateUtc="2026-07-23T20:13:00Z">
          <w:tblPr>
            <w:tblStyle w:val="GridTable2-Accent1"/>
            <w:tblW w:w="0" w:type="auto"/>
            <w:tblLook w:val="0620" w:firstRow="1" w:lastRow="0" w:firstColumn="0" w:lastColumn="0" w:noHBand="1" w:noVBand="1"/>
          </w:tblPr>
        </w:tblPrChange>
      </w:tblPr>
      <w:tblGrid>
        <w:gridCol w:w="1170"/>
        <w:gridCol w:w="3600"/>
        <w:gridCol w:w="5310"/>
        <w:tblGridChange w:id="37">
          <w:tblGrid>
            <w:gridCol w:w="1034"/>
            <w:gridCol w:w="136"/>
            <w:gridCol w:w="3600"/>
            <w:gridCol w:w="2653"/>
            <w:gridCol w:w="2657"/>
          </w:tblGrid>
        </w:tblGridChange>
      </w:tblGrid>
      <w:tr w:rsidR="00505E5C" w14:paraId="5C10F38B" w14:textId="77777777" w:rsidTr="00AA2E49">
        <w:trPr>
          <w:cnfStyle w:val="100000000000" w:firstRow="1" w:lastRow="0" w:firstColumn="0" w:lastColumn="0" w:oddVBand="0" w:evenVBand="0" w:oddHBand="0" w:evenHBand="0" w:firstRowFirstColumn="0" w:firstRowLastColumn="0" w:lastRowFirstColumn="0" w:lastRowLastColumn="0"/>
          <w:tblHeader/>
          <w:trPrChange w:id="38" w:author="Jansen, Adam (US)" w:date="2026-07-23T15:13:00Z" w16du:dateUtc="2026-07-23T20:13:00Z">
            <w:trPr>
              <w:tblHeader/>
            </w:trPr>
          </w:trPrChange>
        </w:trPr>
        <w:tc>
          <w:tcPr>
            <w:tcW w:w="1170" w:type="dxa"/>
            <w:tcPrChange w:id="39" w:author="Jansen, Adam (US)" w:date="2026-07-23T15:13:00Z" w16du:dateUtc="2026-07-23T20:13:00Z">
              <w:tcPr>
                <w:tcW w:w="885" w:type="dxa"/>
              </w:tcPr>
            </w:tcPrChange>
          </w:tcPr>
          <w:p w14:paraId="66070319" w14:textId="00BF1CC2" w:rsidR="00505E5C" w:rsidRDefault="00505E5C" w:rsidP="00505E5C">
            <w:pPr>
              <w:cnfStyle w:val="100000000000" w:firstRow="1" w:lastRow="0" w:firstColumn="0" w:lastColumn="0" w:oddVBand="0" w:evenVBand="0" w:oddHBand="0" w:evenHBand="0" w:firstRowFirstColumn="0" w:firstRowLastColumn="0" w:lastRowFirstColumn="0" w:lastRowLastColumn="0"/>
            </w:pPr>
            <w:r>
              <w:t>Code</w:t>
            </w:r>
          </w:p>
        </w:tc>
        <w:tc>
          <w:tcPr>
            <w:tcW w:w="3600" w:type="dxa"/>
            <w:tcPrChange w:id="40" w:author="Jansen, Adam (US)" w:date="2026-07-23T15:13:00Z" w16du:dateUtc="2026-07-23T20:13:00Z">
              <w:tcPr>
                <w:tcW w:w="3546" w:type="dxa"/>
                <w:gridSpan w:val="3"/>
              </w:tcPr>
            </w:tcPrChange>
          </w:tcPr>
          <w:p w14:paraId="360ECDD2" w14:textId="75AF7EC6" w:rsidR="00505E5C" w:rsidRDefault="00505E5C" w:rsidP="00505E5C">
            <w:pPr>
              <w:cnfStyle w:val="100000000000" w:firstRow="1" w:lastRow="0" w:firstColumn="0" w:lastColumn="0" w:oddVBand="0" w:evenVBand="0" w:oddHBand="0" w:evenHBand="0" w:firstRowFirstColumn="0" w:firstRowLastColumn="0" w:lastRowFirstColumn="0" w:lastRowLastColumn="0"/>
            </w:pPr>
            <w:r>
              <w:t>Name</w:t>
            </w:r>
          </w:p>
        </w:tc>
        <w:tc>
          <w:tcPr>
            <w:tcW w:w="5310" w:type="dxa"/>
            <w:tcPrChange w:id="41" w:author="Jansen, Adam (US)" w:date="2026-07-23T15:13:00Z" w16du:dateUtc="2026-07-23T20:13:00Z">
              <w:tcPr>
                <w:tcW w:w="4929" w:type="dxa"/>
              </w:tcPr>
            </w:tcPrChange>
          </w:tcPr>
          <w:p w14:paraId="70FAAECD" w14:textId="08FE4508" w:rsidR="00505E5C" w:rsidRDefault="00505E5C" w:rsidP="00505E5C">
            <w:pPr>
              <w:cnfStyle w:val="100000000000" w:firstRow="1" w:lastRow="0" w:firstColumn="0" w:lastColumn="0" w:oddVBand="0" w:evenVBand="0" w:oddHBand="0" w:evenHBand="0" w:firstRowFirstColumn="0" w:firstRowLastColumn="0" w:lastRowFirstColumn="0" w:lastRowLastColumn="0"/>
            </w:pPr>
            <w:r>
              <w:t>Description</w:t>
            </w:r>
          </w:p>
        </w:tc>
      </w:tr>
      <w:tr w:rsidR="00875897" w14:paraId="2D2573EC" w14:textId="77777777" w:rsidTr="00AA2E49">
        <w:tc>
          <w:tcPr>
            <w:tcW w:w="1170" w:type="dxa"/>
            <w:tcPrChange w:id="42" w:author="Jansen, Adam (US)" w:date="2026-07-23T15:13:00Z" w16du:dateUtc="2026-07-23T20:13:00Z">
              <w:tcPr>
                <w:tcW w:w="885" w:type="dxa"/>
              </w:tcPr>
            </w:tcPrChange>
          </w:tcPr>
          <w:p w14:paraId="115C0C1E" w14:textId="67DFE474" w:rsidR="00875897" w:rsidRPr="00C35B59" w:rsidRDefault="00875897" w:rsidP="00C35B59">
            <w:pPr>
              <w:jc w:val="center"/>
              <w:rPr>
                <w:sz w:val="20"/>
                <w:szCs w:val="20"/>
              </w:rPr>
            </w:pPr>
            <w:r w:rsidRPr="00C35B59">
              <w:rPr>
                <w:sz w:val="20"/>
                <w:szCs w:val="20"/>
              </w:rPr>
              <w:t>0x00</w:t>
            </w:r>
          </w:p>
        </w:tc>
        <w:tc>
          <w:tcPr>
            <w:tcW w:w="3600" w:type="dxa"/>
            <w:tcPrChange w:id="43" w:author="Jansen, Adam (US)" w:date="2026-07-23T15:13:00Z" w16du:dateUtc="2026-07-23T20:13:00Z">
              <w:tcPr>
                <w:tcW w:w="3546" w:type="dxa"/>
                <w:gridSpan w:val="3"/>
              </w:tcPr>
            </w:tcPrChange>
          </w:tcPr>
          <w:p w14:paraId="13498E9A" w14:textId="5FD58674" w:rsidR="00875897" w:rsidRPr="00C35B59" w:rsidRDefault="00875897" w:rsidP="00875897">
            <w:pPr>
              <w:rPr>
                <w:sz w:val="20"/>
                <w:szCs w:val="20"/>
              </w:rPr>
            </w:pPr>
            <w:r w:rsidRPr="00C35B59">
              <w:rPr>
                <w:sz w:val="20"/>
                <w:szCs w:val="20"/>
              </w:rPr>
              <w:t>ECP_RES_SUCCESS</w:t>
            </w:r>
          </w:p>
        </w:tc>
        <w:tc>
          <w:tcPr>
            <w:tcW w:w="5310" w:type="dxa"/>
            <w:tcPrChange w:id="44" w:author="Jansen, Adam (US)" w:date="2026-07-23T15:13:00Z" w16du:dateUtc="2026-07-23T20:13:00Z">
              <w:tcPr>
                <w:tcW w:w="4929" w:type="dxa"/>
              </w:tcPr>
            </w:tcPrChange>
          </w:tcPr>
          <w:p w14:paraId="07F06A2A" w14:textId="47385A18" w:rsidR="00875897" w:rsidRPr="00C35B59" w:rsidRDefault="00C35B59" w:rsidP="00875897">
            <w:pPr>
              <w:rPr>
                <w:sz w:val="20"/>
                <w:szCs w:val="20"/>
              </w:rPr>
            </w:pPr>
            <w:r w:rsidRPr="00C35B59">
              <w:rPr>
                <w:sz w:val="20"/>
                <w:szCs w:val="20"/>
              </w:rPr>
              <w:t>Request completed successfully</w:t>
            </w:r>
          </w:p>
        </w:tc>
      </w:tr>
      <w:tr w:rsidR="00875897" w14:paraId="3ACE3016" w14:textId="77777777" w:rsidTr="00AA2E49">
        <w:tc>
          <w:tcPr>
            <w:tcW w:w="1170" w:type="dxa"/>
            <w:tcPrChange w:id="45" w:author="Jansen, Adam (US)" w:date="2026-07-23T15:13:00Z" w16du:dateUtc="2026-07-23T20:13:00Z">
              <w:tcPr>
                <w:tcW w:w="885" w:type="dxa"/>
              </w:tcPr>
            </w:tcPrChange>
          </w:tcPr>
          <w:p w14:paraId="10DCF416" w14:textId="639D578E" w:rsidR="00875897" w:rsidRPr="00C35B59" w:rsidRDefault="00875897" w:rsidP="00C35B59">
            <w:pPr>
              <w:jc w:val="center"/>
              <w:rPr>
                <w:sz w:val="20"/>
                <w:szCs w:val="20"/>
              </w:rPr>
            </w:pPr>
            <w:r w:rsidRPr="00C35B59">
              <w:rPr>
                <w:sz w:val="20"/>
                <w:szCs w:val="20"/>
              </w:rPr>
              <w:t>0x01</w:t>
            </w:r>
          </w:p>
        </w:tc>
        <w:tc>
          <w:tcPr>
            <w:tcW w:w="3600" w:type="dxa"/>
            <w:tcPrChange w:id="46" w:author="Jansen, Adam (US)" w:date="2026-07-23T15:13:00Z" w16du:dateUtc="2026-07-23T20:13:00Z">
              <w:tcPr>
                <w:tcW w:w="3546" w:type="dxa"/>
                <w:gridSpan w:val="3"/>
              </w:tcPr>
            </w:tcPrChange>
          </w:tcPr>
          <w:p w14:paraId="078CB12F" w14:textId="1D93FED0" w:rsidR="00875897" w:rsidRPr="00C35B59" w:rsidRDefault="00875897" w:rsidP="00875897">
            <w:pPr>
              <w:rPr>
                <w:sz w:val="20"/>
                <w:szCs w:val="20"/>
              </w:rPr>
            </w:pPr>
            <w:r w:rsidRPr="00C35B59">
              <w:rPr>
                <w:sz w:val="20"/>
                <w:szCs w:val="20"/>
              </w:rPr>
              <w:t>ECP_RES_INVALID_COMMAND</w:t>
            </w:r>
          </w:p>
        </w:tc>
        <w:tc>
          <w:tcPr>
            <w:tcW w:w="5310" w:type="dxa"/>
            <w:tcPrChange w:id="47" w:author="Jansen, Adam (US)" w:date="2026-07-23T15:13:00Z" w16du:dateUtc="2026-07-23T20:13:00Z">
              <w:tcPr>
                <w:tcW w:w="4929" w:type="dxa"/>
              </w:tcPr>
            </w:tcPrChange>
          </w:tcPr>
          <w:p w14:paraId="3B760C99" w14:textId="141C4F63" w:rsidR="00875897" w:rsidRPr="00C35B59" w:rsidRDefault="00C35B59" w:rsidP="00875897">
            <w:pPr>
              <w:rPr>
                <w:sz w:val="20"/>
                <w:szCs w:val="20"/>
              </w:rPr>
            </w:pPr>
            <w:r w:rsidRPr="00C35B59">
              <w:rPr>
                <w:sz w:val="20"/>
                <w:szCs w:val="20"/>
              </w:rPr>
              <w:t>Command not supported</w:t>
            </w:r>
          </w:p>
        </w:tc>
      </w:tr>
      <w:tr w:rsidR="00875897" w14:paraId="368DDB3B" w14:textId="77777777" w:rsidTr="00AA2E49">
        <w:tc>
          <w:tcPr>
            <w:tcW w:w="1170" w:type="dxa"/>
            <w:tcPrChange w:id="48" w:author="Jansen, Adam (US)" w:date="2026-07-23T15:13:00Z" w16du:dateUtc="2026-07-23T20:13:00Z">
              <w:tcPr>
                <w:tcW w:w="885" w:type="dxa"/>
              </w:tcPr>
            </w:tcPrChange>
          </w:tcPr>
          <w:p w14:paraId="1317820E" w14:textId="583DF305" w:rsidR="00875897" w:rsidRPr="00C35B59" w:rsidRDefault="00875897" w:rsidP="00C35B59">
            <w:pPr>
              <w:jc w:val="center"/>
              <w:rPr>
                <w:sz w:val="20"/>
                <w:szCs w:val="20"/>
              </w:rPr>
            </w:pPr>
            <w:r w:rsidRPr="00C35B59">
              <w:rPr>
                <w:sz w:val="20"/>
                <w:szCs w:val="20"/>
              </w:rPr>
              <w:t>0x02</w:t>
            </w:r>
          </w:p>
        </w:tc>
        <w:tc>
          <w:tcPr>
            <w:tcW w:w="3600" w:type="dxa"/>
            <w:tcPrChange w:id="49" w:author="Jansen, Adam (US)" w:date="2026-07-23T15:13:00Z" w16du:dateUtc="2026-07-23T20:13:00Z">
              <w:tcPr>
                <w:tcW w:w="3546" w:type="dxa"/>
                <w:gridSpan w:val="3"/>
              </w:tcPr>
            </w:tcPrChange>
          </w:tcPr>
          <w:p w14:paraId="07E50032" w14:textId="51A32FE7" w:rsidR="00875897" w:rsidRPr="00C35B59" w:rsidRDefault="00875897" w:rsidP="00875897">
            <w:pPr>
              <w:rPr>
                <w:sz w:val="20"/>
                <w:szCs w:val="20"/>
              </w:rPr>
            </w:pPr>
            <w:r w:rsidRPr="00C35B59">
              <w:rPr>
                <w:sz w:val="20"/>
                <w:szCs w:val="20"/>
              </w:rPr>
              <w:t>ECP_RES_ERROR</w:t>
            </w:r>
          </w:p>
        </w:tc>
        <w:tc>
          <w:tcPr>
            <w:tcW w:w="5310" w:type="dxa"/>
            <w:tcPrChange w:id="50" w:author="Jansen, Adam (US)" w:date="2026-07-23T15:13:00Z" w16du:dateUtc="2026-07-23T20:13:00Z">
              <w:tcPr>
                <w:tcW w:w="4929" w:type="dxa"/>
              </w:tcPr>
            </w:tcPrChange>
          </w:tcPr>
          <w:p w14:paraId="77453EF9" w14:textId="657DFBF2" w:rsidR="00C35B59" w:rsidRPr="00C35B59" w:rsidRDefault="00C35B59" w:rsidP="00875897">
            <w:pPr>
              <w:rPr>
                <w:sz w:val="20"/>
                <w:szCs w:val="20"/>
              </w:rPr>
            </w:pPr>
            <w:r w:rsidRPr="00C35B59">
              <w:rPr>
                <w:sz w:val="20"/>
                <w:szCs w:val="20"/>
              </w:rPr>
              <w:t>Request failed for other unspecified reason</w:t>
            </w:r>
          </w:p>
        </w:tc>
      </w:tr>
      <w:tr w:rsidR="00875897" w14:paraId="51779EEB" w14:textId="77777777" w:rsidTr="00AA2E49">
        <w:tc>
          <w:tcPr>
            <w:tcW w:w="1170" w:type="dxa"/>
            <w:tcPrChange w:id="51" w:author="Jansen, Adam (US)" w:date="2026-07-23T15:13:00Z" w16du:dateUtc="2026-07-23T20:13:00Z">
              <w:tcPr>
                <w:tcW w:w="885" w:type="dxa"/>
              </w:tcPr>
            </w:tcPrChange>
          </w:tcPr>
          <w:p w14:paraId="7B203B2D" w14:textId="57A0C696" w:rsidR="00875897" w:rsidRPr="00C35B59" w:rsidRDefault="00875897" w:rsidP="00C35B59">
            <w:pPr>
              <w:jc w:val="center"/>
              <w:rPr>
                <w:sz w:val="20"/>
                <w:szCs w:val="20"/>
              </w:rPr>
            </w:pPr>
            <w:r w:rsidRPr="00C35B59">
              <w:rPr>
                <w:sz w:val="20"/>
                <w:szCs w:val="20"/>
              </w:rPr>
              <w:t>0x03</w:t>
            </w:r>
          </w:p>
        </w:tc>
        <w:tc>
          <w:tcPr>
            <w:tcW w:w="3600" w:type="dxa"/>
            <w:tcPrChange w:id="52" w:author="Jansen, Adam (US)" w:date="2026-07-23T15:13:00Z" w16du:dateUtc="2026-07-23T20:13:00Z">
              <w:tcPr>
                <w:tcW w:w="3546" w:type="dxa"/>
                <w:gridSpan w:val="3"/>
              </w:tcPr>
            </w:tcPrChange>
          </w:tcPr>
          <w:p w14:paraId="1E8B17E6" w14:textId="64C47C97" w:rsidR="00875897" w:rsidRPr="00C35B59" w:rsidRDefault="00875897" w:rsidP="00875897">
            <w:pPr>
              <w:rPr>
                <w:sz w:val="20"/>
                <w:szCs w:val="20"/>
              </w:rPr>
            </w:pPr>
            <w:r w:rsidRPr="00C35B59">
              <w:rPr>
                <w:sz w:val="20"/>
                <w:szCs w:val="20"/>
              </w:rPr>
              <w:t>ECP_RES_INVALID_PARAM</w:t>
            </w:r>
          </w:p>
        </w:tc>
        <w:tc>
          <w:tcPr>
            <w:tcW w:w="5310" w:type="dxa"/>
            <w:tcPrChange w:id="53" w:author="Jansen, Adam (US)" w:date="2026-07-23T15:13:00Z" w16du:dateUtc="2026-07-23T20:13:00Z">
              <w:tcPr>
                <w:tcW w:w="4929" w:type="dxa"/>
              </w:tcPr>
            </w:tcPrChange>
          </w:tcPr>
          <w:p w14:paraId="5920916B" w14:textId="07CEC5E1" w:rsidR="00875897" w:rsidRPr="00C35B59" w:rsidRDefault="00C35B59" w:rsidP="00875897">
            <w:pPr>
              <w:rPr>
                <w:sz w:val="20"/>
                <w:szCs w:val="20"/>
              </w:rPr>
            </w:pPr>
            <w:r w:rsidRPr="00C35B59">
              <w:rPr>
                <w:sz w:val="20"/>
                <w:szCs w:val="20"/>
              </w:rPr>
              <w:t>Request contained invalid or out of range parameter</w:t>
            </w:r>
          </w:p>
        </w:tc>
      </w:tr>
      <w:tr w:rsidR="00875897" w14:paraId="610DA430" w14:textId="77777777" w:rsidTr="00AA2E49">
        <w:tc>
          <w:tcPr>
            <w:tcW w:w="1170" w:type="dxa"/>
            <w:tcPrChange w:id="54" w:author="Jansen, Adam (US)" w:date="2026-07-23T15:13:00Z" w16du:dateUtc="2026-07-23T20:13:00Z">
              <w:tcPr>
                <w:tcW w:w="885" w:type="dxa"/>
              </w:tcPr>
            </w:tcPrChange>
          </w:tcPr>
          <w:p w14:paraId="75189088" w14:textId="63CA1E57" w:rsidR="00875897" w:rsidRPr="00C35B59" w:rsidRDefault="00875897" w:rsidP="00C35B59">
            <w:pPr>
              <w:jc w:val="center"/>
              <w:rPr>
                <w:sz w:val="20"/>
                <w:szCs w:val="20"/>
              </w:rPr>
            </w:pPr>
            <w:r w:rsidRPr="00C35B59">
              <w:rPr>
                <w:sz w:val="20"/>
                <w:szCs w:val="20"/>
              </w:rPr>
              <w:t>0x04</w:t>
            </w:r>
          </w:p>
        </w:tc>
        <w:tc>
          <w:tcPr>
            <w:tcW w:w="3600" w:type="dxa"/>
            <w:tcPrChange w:id="55" w:author="Jansen, Adam (US)" w:date="2026-07-23T15:13:00Z" w16du:dateUtc="2026-07-23T20:13:00Z">
              <w:tcPr>
                <w:tcW w:w="3546" w:type="dxa"/>
                <w:gridSpan w:val="3"/>
              </w:tcPr>
            </w:tcPrChange>
          </w:tcPr>
          <w:p w14:paraId="4A6DB894" w14:textId="4B6C6BD1" w:rsidR="00875897" w:rsidRPr="00C35B59" w:rsidRDefault="00875897" w:rsidP="00875897">
            <w:pPr>
              <w:rPr>
                <w:sz w:val="20"/>
                <w:szCs w:val="20"/>
              </w:rPr>
            </w:pPr>
            <w:r w:rsidRPr="00C35B59">
              <w:rPr>
                <w:sz w:val="20"/>
                <w:szCs w:val="20"/>
              </w:rPr>
              <w:t>ECP_RES_</w:t>
            </w:r>
            <w:r w:rsidR="002A4B26">
              <w:rPr>
                <w:sz w:val="20"/>
                <w:szCs w:val="20"/>
              </w:rPr>
              <w:t>NOT_ALLOWED</w:t>
            </w:r>
          </w:p>
        </w:tc>
        <w:tc>
          <w:tcPr>
            <w:tcW w:w="5310" w:type="dxa"/>
            <w:tcPrChange w:id="56" w:author="Jansen, Adam (US)" w:date="2026-07-23T15:13:00Z" w16du:dateUtc="2026-07-23T20:13:00Z">
              <w:tcPr>
                <w:tcW w:w="4929" w:type="dxa"/>
              </w:tcPr>
            </w:tcPrChange>
          </w:tcPr>
          <w:p w14:paraId="6E4ED350" w14:textId="51A9BACA" w:rsidR="00875897" w:rsidRPr="00C35B59" w:rsidRDefault="002A4B26" w:rsidP="00875897">
            <w:pPr>
              <w:rPr>
                <w:sz w:val="20"/>
                <w:szCs w:val="20"/>
              </w:rPr>
            </w:pPr>
            <w:r>
              <w:rPr>
                <w:sz w:val="20"/>
                <w:szCs w:val="20"/>
              </w:rPr>
              <w:t>Command not allowed in current state</w:t>
            </w:r>
          </w:p>
        </w:tc>
      </w:tr>
      <w:tr w:rsidR="00A965B7" w14:paraId="610191A3" w14:textId="77777777" w:rsidTr="00AA2E49">
        <w:tc>
          <w:tcPr>
            <w:tcW w:w="1170" w:type="dxa"/>
            <w:tcPrChange w:id="57" w:author="Jansen, Adam (US)" w:date="2026-07-23T15:13:00Z" w16du:dateUtc="2026-07-23T20:13:00Z">
              <w:tcPr>
                <w:tcW w:w="885" w:type="dxa"/>
              </w:tcPr>
            </w:tcPrChange>
          </w:tcPr>
          <w:p w14:paraId="07BA3D19" w14:textId="78050DE1" w:rsidR="00A965B7" w:rsidRPr="00C35B59" w:rsidRDefault="00A965B7" w:rsidP="00A965B7">
            <w:pPr>
              <w:jc w:val="center"/>
              <w:rPr>
                <w:sz w:val="20"/>
                <w:szCs w:val="20"/>
              </w:rPr>
            </w:pPr>
            <w:r w:rsidRPr="00C35B59">
              <w:rPr>
                <w:sz w:val="20"/>
                <w:szCs w:val="20"/>
              </w:rPr>
              <w:t>0x05</w:t>
            </w:r>
          </w:p>
        </w:tc>
        <w:tc>
          <w:tcPr>
            <w:tcW w:w="3600" w:type="dxa"/>
            <w:tcPrChange w:id="58" w:author="Jansen, Adam (US)" w:date="2026-07-23T15:13:00Z" w16du:dateUtc="2026-07-23T20:13:00Z">
              <w:tcPr>
                <w:tcW w:w="3546" w:type="dxa"/>
                <w:gridSpan w:val="3"/>
              </w:tcPr>
            </w:tcPrChange>
          </w:tcPr>
          <w:p w14:paraId="0EC6ADBB" w14:textId="16C4996D" w:rsidR="00A965B7" w:rsidRPr="00C35B59" w:rsidRDefault="00A965B7" w:rsidP="00A965B7">
            <w:pPr>
              <w:rPr>
                <w:sz w:val="20"/>
                <w:szCs w:val="20"/>
              </w:rPr>
            </w:pPr>
            <w:del w:id="59" w:author="Jansen, Adam (US)" w:date="2026-07-23T15:11:00Z" w16du:dateUtc="2026-07-23T20:11:00Z">
              <w:r w:rsidRPr="00C35B59" w:rsidDel="00AA2E49">
                <w:rPr>
                  <w:sz w:val="20"/>
                  <w:szCs w:val="20"/>
                </w:rPr>
                <w:delText>ECP_RES_INVALID_VERSION</w:delText>
              </w:r>
            </w:del>
            <w:ins w:id="60" w:author="Jansen, Adam (US)" w:date="2026-07-23T15:11:00Z" w16du:dateUtc="2026-07-23T20:11:00Z">
              <w:r w:rsidR="00AA2E49">
                <w:rPr>
                  <w:sz w:val="20"/>
                  <w:szCs w:val="20"/>
                </w:rPr>
                <w:t>ECP_RES_UNSUPPORTED_CMD_VERSION</w:t>
              </w:r>
            </w:ins>
          </w:p>
        </w:tc>
        <w:tc>
          <w:tcPr>
            <w:tcW w:w="5310" w:type="dxa"/>
            <w:tcPrChange w:id="61" w:author="Jansen, Adam (US)" w:date="2026-07-23T15:13:00Z" w16du:dateUtc="2026-07-23T20:13:00Z">
              <w:tcPr>
                <w:tcW w:w="4929" w:type="dxa"/>
              </w:tcPr>
            </w:tcPrChange>
          </w:tcPr>
          <w:p w14:paraId="77039F42" w14:textId="56EFADBB" w:rsidR="00A965B7" w:rsidRPr="00C35B59" w:rsidRDefault="00A965B7" w:rsidP="00A965B7">
            <w:pPr>
              <w:rPr>
                <w:sz w:val="20"/>
                <w:szCs w:val="20"/>
              </w:rPr>
            </w:pPr>
            <w:r w:rsidRPr="00C35B59">
              <w:rPr>
                <w:sz w:val="20"/>
                <w:szCs w:val="20"/>
              </w:rPr>
              <w:t>Unsupported command version</w:t>
            </w:r>
          </w:p>
        </w:tc>
      </w:tr>
      <w:tr w:rsidR="00AA2E49" w14:paraId="35C3ADC9" w14:textId="77777777" w:rsidTr="00AA2E49">
        <w:tblPrEx>
          <w:tblPrExChange w:id="62" w:author="Jansen, Adam (US)" w:date="2026-07-23T15:13:00Z" w16du:dateUtc="2026-07-23T20:13:00Z">
            <w:tblPrEx>
              <w:tblLayout w:type="fixed"/>
            </w:tblPrEx>
          </w:tblPrExChange>
        </w:tblPrEx>
        <w:trPr>
          <w:ins w:id="63" w:author="Jansen, Adam (US)" w:date="2026-07-23T15:12:00Z"/>
        </w:trPr>
        <w:tc>
          <w:tcPr>
            <w:tcW w:w="1170" w:type="dxa"/>
            <w:tcPrChange w:id="64" w:author="Jansen, Adam (US)" w:date="2026-07-23T15:13:00Z" w16du:dateUtc="2026-07-23T20:13:00Z">
              <w:tcPr>
                <w:tcW w:w="1034" w:type="dxa"/>
              </w:tcPr>
            </w:tcPrChange>
          </w:tcPr>
          <w:p w14:paraId="20A420B3" w14:textId="722B294C" w:rsidR="00AA2E49" w:rsidRPr="00C35B59" w:rsidRDefault="00AA2E49" w:rsidP="00A965B7">
            <w:pPr>
              <w:jc w:val="center"/>
              <w:rPr>
                <w:ins w:id="65" w:author="Jansen, Adam (US)" w:date="2026-07-23T15:12:00Z" w16du:dateUtc="2026-07-23T20:12:00Z"/>
                <w:sz w:val="20"/>
                <w:szCs w:val="20"/>
              </w:rPr>
            </w:pPr>
            <w:ins w:id="66" w:author="Jansen, Adam (US)" w:date="2026-07-23T15:13:00Z" w16du:dateUtc="2026-07-23T20:13:00Z">
              <w:r>
                <w:rPr>
                  <w:sz w:val="20"/>
                  <w:szCs w:val="20"/>
                </w:rPr>
                <w:t>0x06</w:t>
              </w:r>
            </w:ins>
          </w:p>
        </w:tc>
        <w:tc>
          <w:tcPr>
            <w:tcW w:w="3600" w:type="dxa"/>
            <w:tcPrChange w:id="67" w:author="Jansen, Adam (US)" w:date="2026-07-23T15:13:00Z" w16du:dateUtc="2026-07-23T20:13:00Z">
              <w:tcPr>
                <w:tcW w:w="3736" w:type="dxa"/>
                <w:gridSpan w:val="2"/>
              </w:tcPr>
            </w:tcPrChange>
          </w:tcPr>
          <w:p w14:paraId="53874599" w14:textId="10D910ED" w:rsidR="00AA2E49" w:rsidRDefault="00AA2E49" w:rsidP="00A965B7">
            <w:pPr>
              <w:rPr>
                <w:ins w:id="68" w:author="Jansen, Adam (US)" w:date="2026-07-23T15:12:00Z" w16du:dateUtc="2026-07-23T20:12:00Z"/>
                <w:sz w:val="20"/>
                <w:szCs w:val="20"/>
              </w:rPr>
            </w:pPr>
            <w:ins w:id="69" w:author="Jansen, Adam (US)" w:date="2026-07-23T15:12:00Z" w16du:dateUtc="2026-07-23T20:12:00Z">
              <w:r>
                <w:rPr>
                  <w:sz w:val="20"/>
                  <w:szCs w:val="20"/>
                </w:rPr>
                <w:t>ECP_RES_NOT_SUPPORTED</w:t>
              </w:r>
            </w:ins>
          </w:p>
        </w:tc>
        <w:tc>
          <w:tcPr>
            <w:tcW w:w="5310" w:type="dxa"/>
            <w:tcPrChange w:id="70" w:author="Jansen, Adam (US)" w:date="2026-07-23T15:13:00Z" w16du:dateUtc="2026-07-23T20:13:00Z">
              <w:tcPr>
                <w:tcW w:w="5310" w:type="dxa"/>
                <w:gridSpan w:val="2"/>
              </w:tcPr>
            </w:tcPrChange>
          </w:tcPr>
          <w:p w14:paraId="0785DEDE" w14:textId="0D554181" w:rsidR="00AA2E49" w:rsidRPr="00C35B59" w:rsidRDefault="00AA2E49" w:rsidP="00A965B7">
            <w:pPr>
              <w:rPr>
                <w:ins w:id="71" w:author="Jansen, Adam (US)" w:date="2026-07-23T15:12:00Z" w16du:dateUtc="2026-07-23T20:12:00Z"/>
                <w:sz w:val="20"/>
                <w:szCs w:val="20"/>
              </w:rPr>
            </w:pPr>
            <w:ins w:id="72" w:author="Jansen, Adam (US)" w:date="2026-07-23T15:12:00Z" w16du:dateUtc="2026-07-23T20:12:00Z">
              <w:r>
                <w:rPr>
                  <w:sz w:val="20"/>
                  <w:szCs w:val="20"/>
                </w:rPr>
                <w:t>Command not implemented for provided parameters</w:t>
              </w:r>
            </w:ins>
          </w:p>
        </w:tc>
      </w:tr>
      <w:tr w:rsidR="00A965B7" w14:paraId="759A6822" w14:textId="77777777" w:rsidTr="00AA2E49">
        <w:tc>
          <w:tcPr>
            <w:tcW w:w="1170" w:type="dxa"/>
            <w:tcPrChange w:id="73" w:author="Jansen, Adam (US)" w:date="2026-07-23T15:13:00Z" w16du:dateUtc="2026-07-23T20:13:00Z">
              <w:tcPr>
                <w:tcW w:w="885" w:type="dxa"/>
              </w:tcPr>
            </w:tcPrChange>
          </w:tcPr>
          <w:p w14:paraId="00B36B05" w14:textId="0E802CA9" w:rsidR="00A965B7" w:rsidRPr="00C35B59" w:rsidRDefault="00A965B7" w:rsidP="00A965B7">
            <w:pPr>
              <w:jc w:val="center"/>
              <w:rPr>
                <w:sz w:val="20"/>
                <w:szCs w:val="20"/>
              </w:rPr>
            </w:pPr>
            <w:del w:id="74" w:author="Jansen, Adam (US)" w:date="2026-07-23T15:13:00Z" w16du:dateUtc="2026-07-23T20:13:00Z">
              <w:r w:rsidRPr="00C35B59" w:rsidDel="00AA2E49">
                <w:rPr>
                  <w:sz w:val="20"/>
                  <w:szCs w:val="20"/>
                </w:rPr>
                <w:delText>0x06</w:delText>
              </w:r>
            </w:del>
            <w:ins w:id="75" w:author="Jansen, Adam (US)" w:date="2026-07-23T15:13:00Z" w16du:dateUtc="2026-07-23T20:13:00Z">
              <w:r w:rsidR="00AA2E49">
                <w:rPr>
                  <w:sz w:val="20"/>
                  <w:szCs w:val="20"/>
                </w:rPr>
                <w:t>0x07</w:t>
              </w:r>
            </w:ins>
          </w:p>
        </w:tc>
        <w:tc>
          <w:tcPr>
            <w:tcW w:w="3600" w:type="dxa"/>
            <w:tcPrChange w:id="76" w:author="Jansen, Adam (US)" w:date="2026-07-23T15:13:00Z" w16du:dateUtc="2026-07-23T20:13:00Z">
              <w:tcPr>
                <w:tcW w:w="3546" w:type="dxa"/>
                <w:gridSpan w:val="3"/>
              </w:tcPr>
            </w:tcPrChange>
          </w:tcPr>
          <w:p w14:paraId="7E1D41F4" w14:textId="009FE6A6" w:rsidR="00A965B7" w:rsidRPr="00C35B59" w:rsidRDefault="00A965B7" w:rsidP="00A965B7">
            <w:pPr>
              <w:rPr>
                <w:sz w:val="20"/>
                <w:szCs w:val="20"/>
              </w:rPr>
            </w:pPr>
            <w:r>
              <w:rPr>
                <w:sz w:val="20"/>
                <w:szCs w:val="20"/>
              </w:rPr>
              <w:t>ECP_RES_BUSY</w:t>
            </w:r>
          </w:p>
        </w:tc>
        <w:tc>
          <w:tcPr>
            <w:tcW w:w="5310" w:type="dxa"/>
            <w:tcPrChange w:id="77" w:author="Jansen, Adam (US)" w:date="2026-07-23T15:13:00Z" w16du:dateUtc="2026-07-23T20:13:00Z">
              <w:tcPr>
                <w:tcW w:w="4929" w:type="dxa"/>
              </w:tcPr>
            </w:tcPrChange>
          </w:tcPr>
          <w:p w14:paraId="4378351D" w14:textId="7A6F092F" w:rsidR="00A965B7" w:rsidRPr="00C35B59" w:rsidRDefault="00A965B7" w:rsidP="00A965B7">
            <w:pPr>
              <w:rPr>
                <w:sz w:val="20"/>
                <w:szCs w:val="20"/>
              </w:rPr>
            </w:pPr>
            <w:r w:rsidRPr="00C35B59">
              <w:rPr>
                <w:sz w:val="20"/>
                <w:szCs w:val="20"/>
              </w:rPr>
              <w:t>A conflicting command is still pending</w:t>
            </w:r>
          </w:p>
        </w:tc>
      </w:tr>
      <w:tr w:rsidR="00A965B7" w14:paraId="7D440C78" w14:textId="77777777" w:rsidTr="00AA2E49">
        <w:tc>
          <w:tcPr>
            <w:tcW w:w="1170" w:type="dxa"/>
            <w:tcPrChange w:id="78" w:author="Jansen, Adam (US)" w:date="2026-07-23T15:13:00Z" w16du:dateUtc="2026-07-23T20:13:00Z">
              <w:tcPr>
                <w:tcW w:w="885" w:type="dxa"/>
              </w:tcPr>
            </w:tcPrChange>
          </w:tcPr>
          <w:p w14:paraId="32F51EAA" w14:textId="68C57868" w:rsidR="00A965B7" w:rsidRPr="00C35B59" w:rsidRDefault="00A965B7" w:rsidP="00A965B7">
            <w:pPr>
              <w:jc w:val="center"/>
              <w:rPr>
                <w:sz w:val="20"/>
                <w:szCs w:val="20"/>
              </w:rPr>
            </w:pPr>
            <w:del w:id="79" w:author="Jansen, Adam (US)" w:date="2026-07-23T15:13:00Z" w16du:dateUtc="2026-07-23T20:13:00Z">
              <w:r w:rsidRPr="00C35B59" w:rsidDel="00AA2E49">
                <w:rPr>
                  <w:sz w:val="20"/>
                  <w:szCs w:val="20"/>
                </w:rPr>
                <w:delText>0x07</w:delText>
              </w:r>
            </w:del>
            <w:ins w:id="80" w:author="Jansen, Adam (US)" w:date="2026-07-23T15:13:00Z" w16du:dateUtc="2026-07-23T20:13:00Z">
              <w:r w:rsidR="00AA2E49">
                <w:rPr>
                  <w:sz w:val="20"/>
                  <w:szCs w:val="20"/>
                </w:rPr>
                <w:t>0x08</w:t>
              </w:r>
            </w:ins>
          </w:p>
        </w:tc>
        <w:tc>
          <w:tcPr>
            <w:tcW w:w="3600" w:type="dxa"/>
            <w:tcPrChange w:id="81" w:author="Jansen, Adam (US)" w:date="2026-07-23T15:13:00Z" w16du:dateUtc="2026-07-23T20:13:00Z">
              <w:tcPr>
                <w:tcW w:w="3546" w:type="dxa"/>
                <w:gridSpan w:val="3"/>
              </w:tcPr>
            </w:tcPrChange>
          </w:tcPr>
          <w:p w14:paraId="00A635DB" w14:textId="11601C2A" w:rsidR="00A965B7" w:rsidRPr="00C35B59" w:rsidRDefault="00A965B7" w:rsidP="00A965B7">
            <w:pPr>
              <w:rPr>
                <w:sz w:val="20"/>
                <w:szCs w:val="20"/>
              </w:rPr>
            </w:pPr>
            <w:r w:rsidRPr="00C35B59">
              <w:rPr>
                <w:sz w:val="20"/>
                <w:szCs w:val="20"/>
              </w:rPr>
              <w:t>ECP_RES_TIMEOUT</w:t>
            </w:r>
          </w:p>
        </w:tc>
        <w:tc>
          <w:tcPr>
            <w:tcW w:w="5310" w:type="dxa"/>
            <w:tcPrChange w:id="82" w:author="Jansen, Adam (US)" w:date="2026-07-23T15:13:00Z" w16du:dateUtc="2026-07-23T20:13:00Z">
              <w:tcPr>
                <w:tcW w:w="4929" w:type="dxa"/>
              </w:tcPr>
            </w:tcPrChange>
          </w:tcPr>
          <w:p w14:paraId="036CBAB9" w14:textId="1605171F" w:rsidR="00A965B7" w:rsidRPr="00C35B59" w:rsidRDefault="00A965B7" w:rsidP="00A965B7">
            <w:pPr>
              <w:rPr>
                <w:sz w:val="20"/>
                <w:szCs w:val="20"/>
              </w:rPr>
            </w:pPr>
            <w:r>
              <w:rPr>
                <w:sz w:val="20"/>
                <w:szCs w:val="20"/>
              </w:rPr>
              <w:t>Timeout while processing</w:t>
            </w:r>
          </w:p>
        </w:tc>
      </w:tr>
      <w:tr w:rsidR="00A965B7" w14:paraId="3C5A503E" w14:textId="77777777" w:rsidTr="00AA2E49">
        <w:tc>
          <w:tcPr>
            <w:tcW w:w="1170" w:type="dxa"/>
            <w:tcPrChange w:id="83" w:author="Jansen, Adam (US)" w:date="2026-07-23T15:13:00Z" w16du:dateUtc="2026-07-23T20:13:00Z">
              <w:tcPr>
                <w:tcW w:w="885" w:type="dxa"/>
              </w:tcPr>
            </w:tcPrChange>
          </w:tcPr>
          <w:p w14:paraId="333FCB17" w14:textId="213B5DF7" w:rsidR="00A965B7" w:rsidRPr="00C35B59" w:rsidRDefault="00A965B7" w:rsidP="00A965B7">
            <w:pPr>
              <w:jc w:val="center"/>
              <w:rPr>
                <w:sz w:val="20"/>
                <w:szCs w:val="20"/>
              </w:rPr>
            </w:pPr>
            <w:del w:id="84" w:author="Jansen, Adam (US)" w:date="2026-07-23T15:13:00Z" w16du:dateUtc="2026-07-23T20:13:00Z">
              <w:r w:rsidRPr="00C35B59" w:rsidDel="00AA2E49">
                <w:rPr>
                  <w:sz w:val="20"/>
                  <w:szCs w:val="20"/>
                </w:rPr>
                <w:delText>0x08</w:delText>
              </w:r>
            </w:del>
            <w:ins w:id="85" w:author="Jansen, Adam (US)" w:date="2026-07-23T15:13:00Z" w16du:dateUtc="2026-07-23T20:13:00Z">
              <w:r w:rsidR="00AA2E49">
                <w:rPr>
                  <w:sz w:val="20"/>
                  <w:szCs w:val="20"/>
                </w:rPr>
                <w:t>0x09</w:t>
              </w:r>
            </w:ins>
          </w:p>
        </w:tc>
        <w:tc>
          <w:tcPr>
            <w:tcW w:w="3600" w:type="dxa"/>
            <w:tcPrChange w:id="86" w:author="Jansen, Adam (US)" w:date="2026-07-23T15:13:00Z" w16du:dateUtc="2026-07-23T20:13:00Z">
              <w:tcPr>
                <w:tcW w:w="3546" w:type="dxa"/>
                <w:gridSpan w:val="3"/>
              </w:tcPr>
            </w:tcPrChange>
          </w:tcPr>
          <w:p w14:paraId="315F0FEB" w14:textId="2F253108" w:rsidR="00A965B7" w:rsidRPr="00C35B59" w:rsidRDefault="00A965B7" w:rsidP="00A965B7">
            <w:pPr>
              <w:rPr>
                <w:sz w:val="20"/>
                <w:szCs w:val="20"/>
              </w:rPr>
            </w:pPr>
            <w:r w:rsidRPr="00C35B59">
              <w:rPr>
                <w:sz w:val="20"/>
                <w:szCs w:val="20"/>
              </w:rPr>
              <w:t>ECP_RES_OVERFLOW</w:t>
            </w:r>
          </w:p>
        </w:tc>
        <w:tc>
          <w:tcPr>
            <w:tcW w:w="5310" w:type="dxa"/>
            <w:tcPrChange w:id="87" w:author="Jansen, Adam (US)" w:date="2026-07-23T15:13:00Z" w16du:dateUtc="2026-07-23T20:13:00Z">
              <w:tcPr>
                <w:tcW w:w="4929" w:type="dxa"/>
              </w:tcPr>
            </w:tcPrChange>
          </w:tcPr>
          <w:p w14:paraId="26F266B1" w14:textId="26B120FD" w:rsidR="00A965B7" w:rsidRPr="00C35B59" w:rsidRDefault="00A965B7" w:rsidP="00A965B7">
            <w:pPr>
              <w:rPr>
                <w:sz w:val="20"/>
                <w:szCs w:val="20"/>
              </w:rPr>
            </w:pPr>
            <w:r>
              <w:rPr>
                <w:sz w:val="20"/>
                <w:szCs w:val="20"/>
              </w:rPr>
              <w:t>Data overflow</w:t>
            </w:r>
          </w:p>
        </w:tc>
      </w:tr>
      <w:tr w:rsidR="00A965B7" w14:paraId="3A67C2D1" w14:textId="77777777" w:rsidTr="00AA2E49">
        <w:tc>
          <w:tcPr>
            <w:tcW w:w="1170" w:type="dxa"/>
            <w:tcPrChange w:id="88" w:author="Jansen, Adam (US)" w:date="2026-07-23T15:13:00Z" w16du:dateUtc="2026-07-23T20:13:00Z">
              <w:tcPr>
                <w:tcW w:w="885" w:type="dxa"/>
              </w:tcPr>
            </w:tcPrChange>
          </w:tcPr>
          <w:p w14:paraId="18A43F59" w14:textId="3067ED68" w:rsidR="00A965B7" w:rsidRPr="00C35B59" w:rsidRDefault="00A965B7" w:rsidP="00A965B7">
            <w:pPr>
              <w:jc w:val="center"/>
              <w:rPr>
                <w:sz w:val="20"/>
                <w:szCs w:val="20"/>
              </w:rPr>
            </w:pPr>
            <w:del w:id="89" w:author="Jansen, Adam (US)" w:date="2026-07-23T15:13:00Z" w16du:dateUtc="2026-07-23T20:13:00Z">
              <w:r w:rsidRPr="00C35B59" w:rsidDel="00AA2E49">
                <w:rPr>
                  <w:sz w:val="20"/>
                  <w:szCs w:val="20"/>
                </w:rPr>
                <w:delText>0x09</w:delText>
              </w:r>
            </w:del>
            <w:ins w:id="90" w:author="Jansen, Adam (US)" w:date="2026-07-23T15:13:00Z" w16du:dateUtc="2026-07-23T20:13:00Z">
              <w:r w:rsidR="00AA2E49">
                <w:rPr>
                  <w:sz w:val="20"/>
                  <w:szCs w:val="20"/>
                </w:rPr>
                <w:t>0x0A</w:t>
              </w:r>
            </w:ins>
          </w:p>
        </w:tc>
        <w:tc>
          <w:tcPr>
            <w:tcW w:w="3600" w:type="dxa"/>
            <w:tcPrChange w:id="91" w:author="Jansen, Adam (US)" w:date="2026-07-23T15:13:00Z" w16du:dateUtc="2026-07-23T20:13:00Z">
              <w:tcPr>
                <w:tcW w:w="3546" w:type="dxa"/>
                <w:gridSpan w:val="3"/>
              </w:tcPr>
            </w:tcPrChange>
          </w:tcPr>
          <w:p w14:paraId="701F0AC7" w14:textId="40D6C09B" w:rsidR="00A965B7" w:rsidRPr="00C35B59" w:rsidRDefault="00A965B7" w:rsidP="00A965B7">
            <w:pPr>
              <w:rPr>
                <w:sz w:val="20"/>
                <w:szCs w:val="20"/>
              </w:rPr>
            </w:pPr>
            <w:r w:rsidRPr="00C35B59">
              <w:rPr>
                <w:sz w:val="20"/>
                <w:szCs w:val="20"/>
              </w:rPr>
              <w:t>ECP_RES_INVALID_HEADER</w:t>
            </w:r>
          </w:p>
        </w:tc>
        <w:tc>
          <w:tcPr>
            <w:tcW w:w="5310" w:type="dxa"/>
            <w:tcPrChange w:id="92" w:author="Jansen, Adam (US)" w:date="2026-07-23T15:13:00Z" w16du:dateUtc="2026-07-23T20:13:00Z">
              <w:tcPr>
                <w:tcW w:w="4929" w:type="dxa"/>
              </w:tcPr>
            </w:tcPrChange>
          </w:tcPr>
          <w:p w14:paraId="71ED5F23" w14:textId="1300A47D" w:rsidR="00A965B7" w:rsidRPr="00C35B59" w:rsidRDefault="00A965B7" w:rsidP="00A965B7">
            <w:pPr>
              <w:rPr>
                <w:sz w:val="20"/>
                <w:szCs w:val="20"/>
              </w:rPr>
            </w:pPr>
            <w:r>
              <w:rPr>
                <w:sz w:val="20"/>
                <w:szCs w:val="20"/>
              </w:rPr>
              <w:t>Header has invalid or out of range data</w:t>
            </w:r>
          </w:p>
        </w:tc>
      </w:tr>
      <w:tr w:rsidR="00A965B7" w14:paraId="7F2C3511" w14:textId="77777777" w:rsidTr="00AA2E49">
        <w:tc>
          <w:tcPr>
            <w:tcW w:w="1170" w:type="dxa"/>
            <w:tcPrChange w:id="93" w:author="Jansen, Adam (US)" w:date="2026-07-23T15:13:00Z" w16du:dateUtc="2026-07-23T20:13:00Z">
              <w:tcPr>
                <w:tcW w:w="885" w:type="dxa"/>
              </w:tcPr>
            </w:tcPrChange>
          </w:tcPr>
          <w:p w14:paraId="34C04124" w14:textId="131A723D" w:rsidR="00A965B7" w:rsidRPr="00C35B59" w:rsidRDefault="00A965B7" w:rsidP="00A965B7">
            <w:pPr>
              <w:jc w:val="center"/>
              <w:rPr>
                <w:sz w:val="20"/>
                <w:szCs w:val="20"/>
              </w:rPr>
            </w:pPr>
            <w:del w:id="94" w:author="Jansen, Adam (US)" w:date="2026-07-23T15:13:00Z" w16du:dateUtc="2026-07-23T20:13:00Z">
              <w:r w:rsidRPr="00C35B59" w:rsidDel="00AA2E49">
                <w:rPr>
                  <w:sz w:val="20"/>
                  <w:szCs w:val="20"/>
                </w:rPr>
                <w:delText>0x0A</w:delText>
              </w:r>
            </w:del>
            <w:ins w:id="95" w:author="Jansen, Adam (US)" w:date="2026-07-23T15:13:00Z" w16du:dateUtc="2026-07-23T20:13:00Z">
              <w:r w:rsidR="00AA2E49">
                <w:rPr>
                  <w:sz w:val="20"/>
                  <w:szCs w:val="20"/>
                </w:rPr>
                <w:t>0x0B</w:t>
              </w:r>
            </w:ins>
          </w:p>
        </w:tc>
        <w:tc>
          <w:tcPr>
            <w:tcW w:w="3600" w:type="dxa"/>
            <w:tcPrChange w:id="96" w:author="Jansen, Adam (US)" w:date="2026-07-23T15:13:00Z" w16du:dateUtc="2026-07-23T20:13:00Z">
              <w:tcPr>
                <w:tcW w:w="3546" w:type="dxa"/>
                <w:gridSpan w:val="3"/>
              </w:tcPr>
            </w:tcPrChange>
          </w:tcPr>
          <w:p w14:paraId="4E8FD805" w14:textId="09A7E173" w:rsidR="00A965B7" w:rsidRPr="00C35B59" w:rsidRDefault="00A965B7" w:rsidP="00A965B7">
            <w:pPr>
              <w:rPr>
                <w:sz w:val="20"/>
                <w:szCs w:val="20"/>
              </w:rPr>
            </w:pPr>
            <w:r w:rsidRPr="00C35B59">
              <w:rPr>
                <w:sz w:val="20"/>
                <w:szCs w:val="20"/>
              </w:rPr>
              <w:t>ECP_RES_REQUEST_TRUNCATED</w:t>
            </w:r>
          </w:p>
        </w:tc>
        <w:tc>
          <w:tcPr>
            <w:tcW w:w="5310" w:type="dxa"/>
            <w:tcPrChange w:id="97" w:author="Jansen, Adam (US)" w:date="2026-07-23T15:13:00Z" w16du:dateUtc="2026-07-23T20:13:00Z">
              <w:tcPr>
                <w:tcW w:w="4929" w:type="dxa"/>
              </w:tcPr>
            </w:tcPrChange>
          </w:tcPr>
          <w:p w14:paraId="7F5F1EC4" w14:textId="30962E45" w:rsidR="00A965B7" w:rsidRPr="00C35B59" w:rsidRDefault="00A965B7" w:rsidP="00A965B7">
            <w:pPr>
              <w:rPr>
                <w:sz w:val="20"/>
                <w:szCs w:val="20"/>
              </w:rPr>
            </w:pPr>
            <w:r>
              <w:rPr>
                <w:sz w:val="20"/>
                <w:szCs w:val="20"/>
              </w:rPr>
              <w:t>Request was incomplete</w:t>
            </w:r>
          </w:p>
        </w:tc>
      </w:tr>
      <w:tr w:rsidR="00A965B7" w14:paraId="395798E6" w14:textId="77777777" w:rsidTr="00AA2E49">
        <w:tc>
          <w:tcPr>
            <w:tcW w:w="1170" w:type="dxa"/>
            <w:tcPrChange w:id="98" w:author="Jansen, Adam (US)" w:date="2026-07-23T15:13:00Z" w16du:dateUtc="2026-07-23T20:13:00Z">
              <w:tcPr>
                <w:tcW w:w="885" w:type="dxa"/>
              </w:tcPr>
            </w:tcPrChange>
          </w:tcPr>
          <w:p w14:paraId="609A5927" w14:textId="022702CF" w:rsidR="00A965B7" w:rsidRPr="00C35B59" w:rsidRDefault="00A965B7" w:rsidP="00A965B7">
            <w:pPr>
              <w:jc w:val="center"/>
              <w:rPr>
                <w:sz w:val="20"/>
                <w:szCs w:val="20"/>
              </w:rPr>
            </w:pPr>
            <w:del w:id="99" w:author="Jansen, Adam (US)" w:date="2026-07-23T15:13:00Z" w16du:dateUtc="2026-07-23T20:13:00Z">
              <w:r w:rsidRPr="00C35B59" w:rsidDel="00AA2E49">
                <w:rPr>
                  <w:sz w:val="20"/>
                  <w:szCs w:val="20"/>
                </w:rPr>
                <w:delText>0x0B</w:delText>
              </w:r>
            </w:del>
            <w:ins w:id="100" w:author="Jansen, Adam (US)" w:date="2026-07-23T15:13:00Z" w16du:dateUtc="2026-07-23T20:13:00Z">
              <w:r w:rsidR="00AA2E49">
                <w:rPr>
                  <w:sz w:val="20"/>
                  <w:szCs w:val="20"/>
                </w:rPr>
                <w:t>0x0C</w:t>
              </w:r>
            </w:ins>
          </w:p>
        </w:tc>
        <w:tc>
          <w:tcPr>
            <w:tcW w:w="3600" w:type="dxa"/>
            <w:tcPrChange w:id="101" w:author="Jansen, Adam (US)" w:date="2026-07-23T15:13:00Z" w16du:dateUtc="2026-07-23T20:13:00Z">
              <w:tcPr>
                <w:tcW w:w="3546" w:type="dxa"/>
                <w:gridSpan w:val="3"/>
              </w:tcPr>
            </w:tcPrChange>
          </w:tcPr>
          <w:p w14:paraId="1C5B0762" w14:textId="0CDD9C78" w:rsidR="00A965B7" w:rsidRPr="00C35B59" w:rsidRDefault="00A965B7" w:rsidP="00A965B7">
            <w:pPr>
              <w:rPr>
                <w:sz w:val="20"/>
                <w:szCs w:val="20"/>
              </w:rPr>
            </w:pPr>
            <w:r>
              <w:rPr>
                <w:sz w:val="20"/>
                <w:szCs w:val="20"/>
              </w:rPr>
              <w:t>ECP_RES_RESPONSE_TOO_BIG</w:t>
            </w:r>
          </w:p>
        </w:tc>
        <w:tc>
          <w:tcPr>
            <w:tcW w:w="5310" w:type="dxa"/>
            <w:tcPrChange w:id="102" w:author="Jansen, Adam (US)" w:date="2026-07-23T15:13:00Z" w16du:dateUtc="2026-07-23T20:13:00Z">
              <w:tcPr>
                <w:tcW w:w="4929" w:type="dxa"/>
              </w:tcPr>
            </w:tcPrChange>
          </w:tcPr>
          <w:p w14:paraId="6B3708C0" w14:textId="35FA481E" w:rsidR="00A965B7" w:rsidRPr="00C35B59" w:rsidRDefault="00A965B7" w:rsidP="00A965B7">
            <w:pPr>
              <w:rPr>
                <w:sz w:val="20"/>
                <w:szCs w:val="20"/>
              </w:rPr>
            </w:pPr>
            <w:r>
              <w:rPr>
                <w:sz w:val="20"/>
                <w:szCs w:val="20"/>
              </w:rPr>
              <w:t>Response generates too much data</w:t>
            </w:r>
          </w:p>
        </w:tc>
      </w:tr>
      <w:tr w:rsidR="00A965B7" w14:paraId="11EFDECB" w14:textId="77777777" w:rsidTr="00AA2E49">
        <w:tc>
          <w:tcPr>
            <w:tcW w:w="1170" w:type="dxa"/>
            <w:tcPrChange w:id="103" w:author="Jansen, Adam (US)" w:date="2026-07-23T15:13:00Z" w16du:dateUtc="2026-07-23T20:13:00Z">
              <w:tcPr>
                <w:tcW w:w="885" w:type="dxa"/>
              </w:tcPr>
            </w:tcPrChange>
          </w:tcPr>
          <w:p w14:paraId="256DFA8B" w14:textId="11EEC8DD" w:rsidR="00A965B7" w:rsidRPr="00C35B59" w:rsidRDefault="00A965B7" w:rsidP="00A965B7">
            <w:pPr>
              <w:jc w:val="center"/>
              <w:rPr>
                <w:sz w:val="20"/>
                <w:szCs w:val="20"/>
              </w:rPr>
            </w:pPr>
            <w:del w:id="104" w:author="Jansen, Adam (US)" w:date="2026-07-23T15:13:00Z" w16du:dateUtc="2026-07-23T20:13:00Z">
              <w:r w:rsidRPr="00C35B59" w:rsidDel="00AA2E49">
                <w:rPr>
                  <w:sz w:val="20"/>
                  <w:szCs w:val="20"/>
                </w:rPr>
                <w:delText>0x0C</w:delText>
              </w:r>
            </w:del>
            <w:ins w:id="105" w:author="Jansen, Adam (US)" w:date="2026-07-23T15:13:00Z" w16du:dateUtc="2026-07-23T20:13:00Z">
              <w:r w:rsidR="00AA2E49">
                <w:rPr>
                  <w:sz w:val="20"/>
                  <w:szCs w:val="20"/>
                </w:rPr>
                <w:t>0x0D</w:t>
              </w:r>
            </w:ins>
          </w:p>
        </w:tc>
        <w:tc>
          <w:tcPr>
            <w:tcW w:w="3600" w:type="dxa"/>
            <w:tcPrChange w:id="106" w:author="Jansen, Adam (US)" w:date="2026-07-23T15:13:00Z" w16du:dateUtc="2026-07-23T20:13:00Z">
              <w:tcPr>
                <w:tcW w:w="3546" w:type="dxa"/>
                <w:gridSpan w:val="3"/>
              </w:tcPr>
            </w:tcPrChange>
          </w:tcPr>
          <w:p w14:paraId="073161EB" w14:textId="5B199690" w:rsidR="00A965B7" w:rsidRPr="00C35B59" w:rsidRDefault="00A965B7" w:rsidP="00A965B7">
            <w:pPr>
              <w:rPr>
                <w:sz w:val="20"/>
                <w:szCs w:val="20"/>
              </w:rPr>
            </w:pPr>
            <w:r w:rsidRPr="00C35B59">
              <w:rPr>
                <w:sz w:val="20"/>
                <w:szCs w:val="20"/>
              </w:rPr>
              <w:t>ECP_RES_BUS_ERROR</w:t>
            </w:r>
          </w:p>
        </w:tc>
        <w:tc>
          <w:tcPr>
            <w:tcW w:w="5310" w:type="dxa"/>
            <w:tcPrChange w:id="107" w:author="Jansen, Adam (US)" w:date="2026-07-23T15:13:00Z" w16du:dateUtc="2026-07-23T20:13:00Z">
              <w:tcPr>
                <w:tcW w:w="4929" w:type="dxa"/>
              </w:tcPr>
            </w:tcPrChange>
          </w:tcPr>
          <w:p w14:paraId="0C86296C" w14:textId="79EC3BF9" w:rsidR="00A965B7" w:rsidRPr="00C35B59" w:rsidRDefault="00A965B7" w:rsidP="00A965B7">
            <w:pPr>
              <w:rPr>
                <w:sz w:val="20"/>
                <w:szCs w:val="20"/>
              </w:rPr>
            </w:pPr>
            <w:r>
              <w:rPr>
                <w:sz w:val="20"/>
                <w:szCs w:val="20"/>
              </w:rPr>
              <w:t>General communication bus error</w:t>
            </w:r>
          </w:p>
        </w:tc>
      </w:tr>
      <w:tr w:rsidR="00A965B7" w14:paraId="2CA4347B" w14:textId="77777777" w:rsidTr="00AA2E49">
        <w:tc>
          <w:tcPr>
            <w:tcW w:w="1170" w:type="dxa"/>
            <w:tcPrChange w:id="108" w:author="Jansen, Adam (US)" w:date="2026-07-23T15:13:00Z" w16du:dateUtc="2026-07-23T20:13:00Z">
              <w:tcPr>
                <w:tcW w:w="885" w:type="dxa"/>
              </w:tcPr>
            </w:tcPrChange>
          </w:tcPr>
          <w:p w14:paraId="14B15A12" w14:textId="2F15ADF3" w:rsidR="00A965B7" w:rsidRPr="00C35B59" w:rsidRDefault="00A965B7" w:rsidP="00A965B7">
            <w:pPr>
              <w:jc w:val="center"/>
              <w:rPr>
                <w:sz w:val="20"/>
                <w:szCs w:val="20"/>
              </w:rPr>
            </w:pPr>
            <w:del w:id="109" w:author="Jansen, Adam (US)" w:date="2026-07-23T15:13:00Z" w16du:dateUtc="2026-07-23T20:13:00Z">
              <w:r w:rsidRPr="00C35B59" w:rsidDel="00AA2E49">
                <w:rPr>
                  <w:sz w:val="20"/>
                  <w:szCs w:val="20"/>
                </w:rPr>
                <w:delText>0x0D</w:delText>
              </w:r>
            </w:del>
            <w:ins w:id="110" w:author="Jansen, Adam (US)" w:date="2026-07-23T15:13:00Z" w16du:dateUtc="2026-07-23T20:13:00Z">
              <w:r w:rsidR="00AA2E49">
                <w:rPr>
                  <w:sz w:val="20"/>
                  <w:szCs w:val="20"/>
                </w:rPr>
                <w:t>0x0E</w:t>
              </w:r>
            </w:ins>
          </w:p>
        </w:tc>
        <w:tc>
          <w:tcPr>
            <w:tcW w:w="3600" w:type="dxa"/>
            <w:tcPrChange w:id="111" w:author="Jansen, Adam (US)" w:date="2026-07-23T15:13:00Z" w16du:dateUtc="2026-07-23T20:13:00Z">
              <w:tcPr>
                <w:tcW w:w="3546" w:type="dxa"/>
                <w:gridSpan w:val="3"/>
              </w:tcPr>
            </w:tcPrChange>
          </w:tcPr>
          <w:p w14:paraId="72D90F78" w14:textId="7FB1E6FA" w:rsidR="00A965B7" w:rsidRPr="00C35B59" w:rsidRDefault="00A965B7" w:rsidP="00A965B7">
            <w:pPr>
              <w:rPr>
                <w:sz w:val="20"/>
                <w:szCs w:val="20"/>
              </w:rPr>
            </w:pPr>
            <w:r w:rsidRPr="00C35B59">
              <w:rPr>
                <w:sz w:val="20"/>
                <w:szCs w:val="20"/>
              </w:rPr>
              <w:t>ECP_RES_INVALID_HEADER_VERSION</w:t>
            </w:r>
          </w:p>
        </w:tc>
        <w:tc>
          <w:tcPr>
            <w:tcW w:w="5310" w:type="dxa"/>
            <w:tcPrChange w:id="112" w:author="Jansen, Adam (US)" w:date="2026-07-23T15:13:00Z" w16du:dateUtc="2026-07-23T20:13:00Z">
              <w:tcPr>
                <w:tcW w:w="4929" w:type="dxa"/>
              </w:tcPr>
            </w:tcPrChange>
          </w:tcPr>
          <w:p w14:paraId="0C3371DF" w14:textId="0D6106D1" w:rsidR="00A965B7" w:rsidRPr="00C35B59" w:rsidRDefault="00A965B7" w:rsidP="00A965B7">
            <w:pPr>
              <w:rPr>
                <w:sz w:val="20"/>
                <w:szCs w:val="20"/>
              </w:rPr>
            </w:pPr>
            <w:r>
              <w:rPr>
                <w:sz w:val="20"/>
                <w:szCs w:val="20"/>
              </w:rPr>
              <w:t>Unsupported protocol version</w:t>
            </w:r>
          </w:p>
        </w:tc>
      </w:tr>
      <w:tr w:rsidR="00A965B7" w14:paraId="480EFFF5" w14:textId="77777777" w:rsidTr="00AA2E49">
        <w:tc>
          <w:tcPr>
            <w:tcW w:w="1170" w:type="dxa"/>
            <w:tcPrChange w:id="113" w:author="Jansen, Adam (US)" w:date="2026-07-23T15:13:00Z" w16du:dateUtc="2026-07-23T20:13:00Z">
              <w:tcPr>
                <w:tcW w:w="885" w:type="dxa"/>
              </w:tcPr>
            </w:tcPrChange>
          </w:tcPr>
          <w:p w14:paraId="53371918" w14:textId="1D8D8578" w:rsidR="00A965B7" w:rsidRPr="00C35B59" w:rsidRDefault="00A965B7" w:rsidP="00A965B7">
            <w:pPr>
              <w:jc w:val="center"/>
              <w:rPr>
                <w:sz w:val="20"/>
                <w:szCs w:val="20"/>
              </w:rPr>
            </w:pPr>
            <w:del w:id="114" w:author="Jansen, Adam (US)" w:date="2026-07-23T15:14:00Z" w16du:dateUtc="2026-07-23T20:14:00Z">
              <w:r w:rsidRPr="00C35B59" w:rsidDel="00AA2E49">
                <w:rPr>
                  <w:sz w:val="20"/>
                  <w:szCs w:val="20"/>
                </w:rPr>
                <w:delText>0x0E</w:delText>
              </w:r>
            </w:del>
            <w:ins w:id="115" w:author="Jansen, Adam (US)" w:date="2026-07-23T15:14:00Z" w16du:dateUtc="2026-07-23T20:14:00Z">
              <w:r w:rsidR="00AA2E49">
                <w:rPr>
                  <w:sz w:val="20"/>
                  <w:szCs w:val="20"/>
                </w:rPr>
                <w:t>0x0F</w:t>
              </w:r>
            </w:ins>
          </w:p>
        </w:tc>
        <w:tc>
          <w:tcPr>
            <w:tcW w:w="3600" w:type="dxa"/>
            <w:tcPrChange w:id="116" w:author="Jansen, Adam (US)" w:date="2026-07-23T15:13:00Z" w16du:dateUtc="2026-07-23T20:13:00Z">
              <w:tcPr>
                <w:tcW w:w="3546" w:type="dxa"/>
                <w:gridSpan w:val="3"/>
              </w:tcPr>
            </w:tcPrChange>
          </w:tcPr>
          <w:p w14:paraId="03CA9B91" w14:textId="66F70EC3" w:rsidR="00A965B7" w:rsidRPr="00C35B59" w:rsidRDefault="00A965B7" w:rsidP="00A965B7">
            <w:pPr>
              <w:rPr>
                <w:sz w:val="20"/>
                <w:szCs w:val="20"/>
              </w:rPr>
            </w:pPr>
            <w:r w:rsidRPr="00C35B59">
              <w:rPr>
                <w:sz w:val="20"/>
                <w:szCs w:val="20"/>
              </w:rPr>
              <w:t>ECP_RES_INVALID_HEADER_CRC</w:t>
            </w:r>
          </w:p>
        </w:tc>
        <w:tc>
          <w:tcPr>
            <w:tcW w:w="5310" w:type="dxa"/>
            <w:tcPrChange w:id="117" w:author="Jansen, Adam (US)" w:date="2026-07-23T15:13:00Z" w16du:dateUtc="2026-07-23T20:13:00Z">
              <w:tcPr>
                <w:tcW w:w="4929" w:type="dxa"/>
              </w:tcPr>
            </w:tcPrChange>
          </w:tcPr>
          <w:p w14:paraId="0EBEC818" w14:textId="5E4F4382" w:rsidR="00A965B7" w:rsidRPr="00C35B59" w:rsidRDefault="00A965B7" w:rsidP="00A965B7">
            <w:pPr>
              <w:rPr>
                <w:sz w:val="20"/>
                <w:szCs w:val="20"/>
              </w:rPr>
            </w:pPr>
            <w:r>
              <w:rPr>
                <w:sz w:val="20"/>
                <w:szCs w:val="20"/>
              </w:rPr>
              <w:t>Header CRC did not match</w:t>
            </w:r>
          </w:p>
        </w:tc>
      </w:tr>
      <w:tr w:rsidR="00A965B7" w14:paraId="1D009F19" w14:textId="77777777" w:rsidTr="00AA2E49">
        <w:tc>
          <w:tcPr>
            <w:tcW w:w="1170" w:type="dxa"/>
            <w:tcPrChange w:id="118" w:author="Jansen, Adam (US)" w:date="2026-07-23T15:13:00Z" w16du:dateUtc="2026-07-23T20:13:00Z">
              <w:tcPr>
                <w:tcW w:w="885" w:type="dxa"/>
              </w:tcPr>
            </w:tcPrChange>
          </w:tcPr>
          <w:p w14:paraId="617C349D" w14:textId="4635290D" w:rsidR="00A965B7" w:rsidRPr="00C35B59" w:rsidRDefault="00A965B7" w:rsidP="00A965B7">
            <w:pPr>
              <w:jc w:val="center"/>
              <w:rPr>
                <w:sz w:val="20"/>
                <w:szCs w:val="20"/>
              </w:rPr>
            </w:pPr>
            <w:del w:id="119" w:author="Jansen, Adam (US)" w:date="2026-07-23T15:14:00Z" w16du:dateUtc="2026-07-23T20:14:00Z">
              <w:r w:rsidRPr="00C35B59" w:rsidDel="00AA2E49">
                <w:rPr>
                  <w:sz w:val="20"/>
                  <w:szCs w:val="20"/>
                </w:rPr>
                <w:lastRenderedPageBreak/>
                <w:delText>0x0F</w:delText>
              </w:r>
            </w:del>
            <w:ins w:id="120" w:author="Jansen, Adam (US)" w:date="2026-07-23T15:14:00Z" w16du:dateUtc="2026-07-23T20:14:00Z">
              <w:r w:rsidR="00AA2E49">
                <w:rPr>
                  <w:sz w:val="20"/>
                  <w:szCs w:val="20"/>
                </w:rPr>
                <w:t>0x10</w:t>
              </w:r>
            </w:ins>
          </w:p>
        </w:tc>
        <w:tc>
          <w:tcPr>
            <w:tcW w:w="3600" w:type="dxa"/>
            <w:tcPrChange w:id="121" w:author="Jansen, Adam (US)" w:date="2026-07-23T15:13:00Z" w16du:dateUtc="2026-07-23T20:13:00Z">
              <w:tcPr>
                <w:tcW w:w="3546" w:type="dxa"/>
                <w:gridSpan w:val="3"/>
              </w:tcPr>
            </w:tcPrChange>
          </w:tcPr>
          <w:p w14:paraId="74FB568E" w14:textId="2EFE381E" w:rsidR="00A965B7" w:rsidRPr="00C35B59" w:rsidRDefault="00A965B7" w:rsidP="00A965B7">
            <w:pPr>
              <w:rPr>
                <w:sz w:val="20"/>
                <w:szCs w:val="20"/>
              </w:rPr>
            </w:pPr>
            <w:r w:rsidRPr="00C35B59">
              <w:rPr>
                <w:sz w:val="20"/>
                <w:szCs w:val="20"/>
              </w:rPr>
              <w:t>ECP_RES_INVALID_DATA_CRC</w:t>
            </w:r>
          </w:p>
        </w:tc>
        <w:tc>
          <w:tcPr>
            <w:tcW w:w="5310" w:type="dxa"/>
            <w:tcPrChange w:id="122" w:author="Jansen, Adam (US)" w:date="2026-07-23T15:13:00Z" w16du:dateUtc="2026-07-23T20:13:00Z">
              <w:tcPr>
                <w:tcW w:w="4929" w:type="dxa"/>
              </w:tcPr>
            </w:tcPrChange>
          </w:tcPr>
          <w:p w14:paraId="69347886" w14:textId="21DDCC49" w:rsidR="00A965B7" w:rsidRPr="00C35B59" w:rsidRDefault="00A965B7" w:rsidP="00A965B7">
            <w:pPr>
              <w:rPr>
                <w:sz w:val="20"/>
                <w:szCs w:val="20"/>
              </w:rPr>
            </w:pPr>
            <w:r>
              <w:rPr>
                <w:sz w:val="20"/>
                <w:szCs w:val="20"/>
              </w:rPr>
              <w:t>Data CRC did not match</w:t>
            </w:r>
          </w:p>
        </w:tc>
      </w:tr>
      <w:tr w:rsidR="00A965B7" w14:paraId="56410864" w14:textId="77777777" w:rsidTr="00AA2E49">
        <w:tc>
          <w:tcPr>
            <w:tcW w:w="1170" w:type="dxa"/>
            <w:tcPrChange w:id="123" w:author="Jansen, Adam (US)" w:date="2026-07-23T15:13:00Z" w16du:dateUtc="2026-07-23T20:13:00Z">
              <w:tcPr>
                <w:tcW w:w="885" w:type="dxa"/>
              </w:tcPr>
            </w:tcPrChange>
          </w:tcPr>
          <w:p w14:paraId="19909285" w14:textId="0CC93D82" w:rsidR="00A965B7" w:rsidRPr="00C35B59" w:rsidRDefault="00A965B7" w:rsidP="00A965B7">
            <w:pPr>
              <w:jc w:val="center"/>
              <w:rPr>
                <w:sz w:val="20"/>
                <w:szCs w:val="20"/>
              </w:rPr>
            </w:pPr>
            <w:del w:id="124" w:author="Jansen, Adam (US)" w:date="2026-07-23T15:14:00Z" w16du:dateUtc="2026-07-23T20:14:00Z">
              <w:r w:rsidRPr="00C35B59" w:rsidDel="00AA2E49">
                <w:rPr>
                  <w:sz w:val="20"/>
                  <w:szCs w:val="20"/>
                </w:rPr>
                <w:delText>0x10</w:delText>
              </w:r>
            </w:del>
            <w:ins w:id="125" w:author="Jansen, Adam (US)" w:date="2026-07-23T15:14:00Z" w16du:dateUtc="2026-07-23T20:14:00Z">
              <w:r w:rsidR="00AA2E49">
                <w:rPr>
                  <w:sz w:val="20"/>
                  <w:szCs w:val="20"/>
                </w:rPr>
                <w:t>0x11</w:t>
              </w:r>
            </w:ins>
          </w:p>
        </w:tc>
        <w:tc>
          <w:tcPr>
            <w:tcW w:w="3600" w:type="dxa"/>
            <w:tcPrChange w:id="126" w:author="Jansen, Adam (US)" w:date="2026-07-23T15:13:00Z" w16du:dateUtc="2026-07-23T20:13:00Z">
              <w:tcPr>
                <w:tcW w:w="3546" w:type="dxa"/>
                <w:gridSpan w:val="3"/>
              </w:tcPr>
            </w:tcPrChange>
          </w:tcPr>
          <w:p w14:paraId="5A51BAC7" w14:textId="69BB923D" w:rsidR="00A965B7" w:rsidRPr="00C35B59" w:rsidRDefault="00A965B7" w:rsidP="00A965B7">
            <w:pPr>
              <w:rPr>
                <w:sz w:val="20"/>
                <w:szCs w:val="20"/>
              </w:rPr>
            </w:pPr>
            <w:r w:rsidRPr="00C35B59">
              <w:rPr>
                <w:sz w:val="20"/>
                <w:szCs w:val="20"/>
              </w:rPr>
              <w:t>ECP_RES_DUP_UNAVAILABLE</w:t>
            </w:r>
          </w:p>
        </w:tc>
        <w:tc>
          <w:tcPr>
            <w:tcW w:w="5310" w:type="dxa"/>
            <w:tcPrChange w:id="127" w:author="Jansen, Adam (US)" w:date="2026-07-23T15:13:00Z" w16du:dateUtc="2026-07-23T20:13:00Z">
              <w:tcPr>
                <w:tcW w:w="4929" w:type="dxa"/>
              </w:tcPr>
            </w:tcPrChange>
          </w:tcPr>
          <w:p w14:paraId="0C77428E" w14:textId="54F2E23D" w:rsidR="00A965B7" w:rsidRPr="00C35B59" w:rsidRDefault="00A965B7" w:rsidP="00A965B7">
            <w:pPr>
              <w:rPr>
                <w:sz w:val="20"/>
                <w:szCs w:val="20"/>
              </w:rPr>
            </w:pPr>
            <w:r>
              <w:rPr>
                <w:sz w:val="20"/>
                <w:szCs w:val="20"/>
              </w:rPr>
              <w:t>Unable to re-send response</w:t>
            </w:r>
          </w:p>
        </w:tc>
      </w:tr>
      <w:tr w:rsidR="00E04E1D" w14:paraId="7D4B129D" w14:textId="77777777" w:rsidTr="00AA2E49">
        <w:tc>
          <w:tcPr>
            <w:tcW w:w="1170" w:type="dxa"/>
            <w:tcPrChange w:id="128" w:author="Jansen, Adam (US)" w:date="2026-07-23T15:13:00Z" w16du:dateUtc="2026-07-23T20:13:00Z">
              <w:tcPr>
                <w:tcW w:w="885" w:type="dxa"/>
              </w:tcPr>
            </w:tcPrChange>
          </w:tcPr>
          <w:p w14:paraId="024EAA0E" w14:textId="2737312C" w:rsidR="00E04E1D" w:rsidRPr="00C35B59" w:rsidRDefault="00E04E1D" w:rsidP="00E04E1D">
            <w:pPr>
              <w:jc w:val="center"/>
              <w:rPr>
                <w:sz w:val="20"/>
                <w:szCs w:val="20"/>
              </w:rPr>
            </w:pPr>
            <w:del w:id="129" w:author="Jansen, Adam (US)" w:date="2026-07-23T15:14:00Z" w16du:dateUtc="2026-07-23T20:14:00Z">
              <w:r w:rsidDel="00AA2E49">
                <w:rPr>
                  <w:sz w:val="20"/>
                  <w:szCs w:val="20"/>
                </w:rPr>
                <w:delText>0x11</w:delText>
              </w:r>
            </w:del>
            <w:ins w:id="130" w:author="Jansen, Adam (US)" w:date="2026-07-23T15:14:00Z" w16du:dateUtc="2026-07-23T20:14:00Z">
              <w:r w:rsidR="00AA2E49">
                <w:rPr>
                  <w:sz w:val="20"/>
                  <w:szCs w:val="20"/>
                </w:rPr>
                <w:t>0x12</w:t>
              </w:r>
            </w:ins>
          </w:p>
        </w:tc>
        <w:tc>
          <w:tcPr>
            <w:tcW w:w="3600" w:type="dxa"/>
            <w:tcPrChange w:id="131" w:author="Jansen, Adam (US)" w:date="2026-07-23T15:13:00Z" w16du:dateUtc="2026-07-23T20:13:00Z">
              <w:tcPr>
                <w:tcW w:w="3546" w:type="dxa"/>
                <w:gridSpan w:val="3"/>
              </w:tcPr>
            </w:tcPrChange>
          </w:tcPr>
          <w:p w14:paraId="1EDE9861" w14:textId="570B67B2" w:rsidR="00E04E1D" w:rsidRPr="00C35B59" w:rsidRDefault="00E04E1D" w:rsidP="00E04E1D">
            <w:pPr>
              <w:rPr>
                <w:sz w:val="20"/>
                <w:szCs w:val="20"/>
              </w:rPr>
            </w:pPr>
            <w:r>
              <w:rPr>
                <w:sz w:val="20"/>
                <w:szCs w:val="20"/>
              </w:rPr>
              <w:t>ECP_RES_STOPPED</w:t>
            </w:r>
          </w:p>
        </w:tc>
        <w:tc>
          <w:tcPr>
            <w:tcW w:w="5310" w:type="dxa"/>
            <w:tcPrChange w:id="132" w:author="Jansen, Adam (US)" w:date="2026-07-23T15:13:00Z" w16du:dateUtc="2026-07-23T20:13:00Z">
              <w:tcPr>
                <w:tcW w:w="4929" w:type="dxa"/>
              </w:tcPr>
            </w:tcPrChange>
          </w:tcPr>
          <w:p w14:paraId="5C888B0B" w14:textId="6B9608E1" w:rsidR="00E04E1D" w:rsidRDefault="00E04E1D" w:rsidP="00E04E1D">
            <w:pPr>
              <w:rPr>
                <w:sz w:val="20"/>
                <w:szCs w:val="20"/>
              </w:rPr>
            </w:pPr>
            <w:r>
              <w:rPr>
                <w:sz w:val="20"/>
                <w:szCs w:val="20"/>
              </w:rPr>
              <w:t>Emergency stop. Reset required</w:t>
            </w:r>
            <w:del w:id="133" w:author="Jansen, Adam (US)" w:date="2026-06-23T12:26:00Z" w16du:dateUtc="2026-06-23T17:26:00Z">
              <w:r w:rsidDel="004655C4">
                <w:rPr>
                  <w:sz w:val="20"/>
                  <w:szCs w:val="20"/>
                </w:rPr>
                <w:delText>.</w:delText>
              </w:r>
            </w:del>
          </w:p>
        </w:tc>
      </w:tr>
      <w:tr w:rsidR="00E04E1D" w14:paraId="0C990878" w14:textId="77777777" w:rsidTr="00AA2E49">
        <w:tc>
          <w:tcPr>
            <w:tcW w:w="1170" w:type="dxa"/>
            <w:tcPrChange w:id="134" w:author="Jansen, Adam (US)" w:date="2026-07-23T15:13:00Z" w16du:dateUtc="2026-07-23T20:13:00Z">
              <w:tcPr>
                <w:tcW w:w="885" w:type="dxa"/>
              </w:tcPr>
            </w:tcPrChange>
          </w:tcPr>
          <w:p w14:paraId="1C3DB114" w14:textId="0F731B14" w:rsidR="00E04E1D" w:rsidRPr="00C35B59" w:rsidRDefault="00E04E1D" w:rsidP="00E04E1D">
            <w:pPr>
              <w:jc w:val="center"/>
              <w:rPr>
                <w:sz w:val="20"/>
                <w:szCs w:val="20"/>
              </w:rPr>
            </w:pPr>
            <w:del w:id="135" w:author="Jansen, Adam (US)" w:date="2026-06-23T12:26:00Z" w16du:dateUtc="2026-06-23T17:26:00Z">
              <w:r w:rsidRPr="00C35B59" w:rsidDel="004655C4">
                <w:rPr>
                  <w:sz w:val="20"/>
                  <w:szCs w:val="20"/>
                </w:rPr>
                <w:delText>0x1</w:delText>
              </w:r>
              <w:r w:rsidDel="004655C4">
                <w:rPr>
                  <w:sz w:val="20"/>
                  <w:szCs w:val="20"/>
                </w:rPr>
                <w:delText>2</w:delText>
              </w:r>
            </w:del>
            <w:ins w:id="136" w:author="Jansen, Adam (US)" w:date="2026-06-23T12:26:00Z" w16du:dateUtc="2026-06-23T17:26:00Z">
              <w:r w:rsidR="004655C4" w:rsidRPr="00C35B59">
                <w:rPr>
                  <w:sz w:val="20"/>
                  <w:szCs w:val="20"/>
                </w:rPr>
                <w:t>0x1</w:t>
              </w:r>
              <w:r w:rsidR="004655C4">
                <w:rPr>
                  <w:sz w:val="20"/>
                  <w:szCs w:val="20"/>
                </w:rPr>
                <w:t>3</w:t>
              </w:r>
            </w:ins>
          </w:p>
          <w:p w14:paraId="574473F3" w14:textId="78210EA3" w:rsidR="00E04E1D" w:rsidRPr="00C35B59" w:rsidRDefault="00E04E1D" w:rsidP="00E04E1D">
            <w:pPr>
              <w:jc w:val="center"/>
              <w:rPr>
                <w:sz w:val="20"/>
                <w:szCs w:val="20"/>
              </w:rPr>
            </w:pPr>
            <w:r w:rsidRPr="00C35B59">
              <w:rPr>
                <w:sz w:val="20"/>
                <w:szCs w:val="20"/>
              </w:rPr>
              <w:t>…</w:t>
            </w:r>
          </w:p>
          <w:p w14:paraId="7376B013" w14:textId="28EFCEAB" w:rsidR="00E04E1D" w:rsidRPr="00C35B59" w:rsidRDefault="00E04E1D" w:rsidP="00E04E1D">
            <w:pPr>
              <w:jc w:val="center"/>
              <w:rPr>
                <w:sz w:val="20"/>
                <w:szCs w:val="20"/>
              </w:rPr>
            </w:pPr>
            <w:r w:rsidRPr="00C35B59">
              <w:rPr>
                <w:sz w:val="20"/>
                <w:szCs w:val="20"/>
              </w:rPr>
              <w:t>0x</w:t>
            </w:r>
            <w:r>
              <w:rPr>
                <w:sz w:val="20"/>
                <w:szCs w:val="20"/>
              </w:rPr>
              <w:t>F</w:t>
            </w:r>
            <w:r w:rsidR="003C5F7F">
              <w:rPr>
                <w:sz w:val="20"/>
                <w:szCs w:val="20"/>
              </w:rPr>
              <w:t>D</w:t>
            </w:r>
          </w:p>
        </w:tc>
        <w:tc>
          <w:tcPr>
            <w:tcW w:w="3600" w:type="dxa"/>
            <w:tcPrChange w:id="137" w:author="Jansen, Adam (US)" w:date="2026-07-23T15:13:00Z" w16du:dateUtc="2026-07-23T20:13:00Z">
              <w:tcPr>
                <w:tcW w:w="3546" w:type="dxa"/>
                <w:gridSpan w:val="3"/>
              </w:tcPr>
            </w:tcPrChange>
          </w:tcPr>
          <w:p w14:paraId="2B4DCB94" w14:textId="2CFAE94F" w:rsidR="00E04E1D" w:rsidRPr="00C35B59" w:rsidRDefault="00E04E1D" w:rsidP="00E04E1D">
            <w:pPr>
              <w:rPr>
                <w:sz w:val="20"/>
                <w:szCs w:val="20"/>
              </w:rPr>
            </w:pPr>
            <w:r>
              <w:rPr>
                <w:i/>
                <w:iCs/>
                <w:sz w:val="20"/>
                <w:szCs w:val="20"/>
              </w:rPr>
              <w:t>Reserved</w:t>
            </w:r>
          </w:p>
        </w:tc>
        <w:tc>
          <w:tcPr>
            <w:tcW w:w="5310" w:type="dxa"/>
            <w:tcPrChange w:id="138" w:author="Jansen, Adam (US)" w:date="2026-07-23T15:13:00Z" w16du:dateUtc="2026-07-23T20:13:00Z">
              <w:tcPr>
                <w:tcW w:w="4929" w:type="dxa"/>
              </w:tcPr>
            </w:tcPrChange>
          </w:tcPr>
          <w:p w14:paraId="6287BE36" w14:textId="77777777" w:rsidR="00E04E1D" w:rsidRPr="00C35B59" w:rsidRDefault="00E04E1D" w:rsidP="00E04E1D">
            <w:pPr>
              <w:rPr>
                <w:sz w:val="20"/>
                <w:szCs w:val="20"/>
              </w:rPr>
            </w:pPr>
          </w:p>
        </w:tc>
      </w:tr>
      <w:tr w:rsidR="00E04E1D" w14:paraId="51BC8B27" w14:textId="77777777" w:rsidTr="00AA2E49">
        <w:tc>
          <w:tcPr>
            <w:tcW w:w="1170" w:type="dxa"/>
            <w:tcPrChange w:id="139" w:author="Jansen, Adam (US)" w:date="2026-07-23T15:13:00Z" w16du:dateUtc="2026-07-23T20:13:00Z">
              <w:tcPr>
                <w:tcW w:w="885" w:type="dxa"/>
              </w:tcPr>
            </w:tcPrChange>
          </w:tcPr>
          <w:p w14:paraId="3C8E5F77" w14:textId="0F7412D5" w:rsidR="00E04E1D" w:rsidRPr="00C35B59" w:rsidRDefault="00E04E1D" w:rsidP="00E04E1D">
            <w:pPr>
              <w:jc w:val="center"/>
              <w:rPr>
                <w:sz w:val="20"/>
                <w:szCs w:val="20"/>
              </w:rPr>
            </w:pPr>
            <w:r w:rsidRPr="00C35B59">
              <w:rPr>
                <w:sz w:val="20"/>
                <w:szCs w:val="20"/>
              </w:rPr>
              <w:t>0xF</w:t>
            </w:r>
            <w:r>
              <w:rPr>
                <w:sz w:val="20"/>
                <w:szCs w:val="20"/>
              </w:rPr>
              <w:t>E</w:t>
            </w:r>
          </w:p>
        </w:tc>
        <w:tc>
          <w:tcPr>
            <w:tcW w:w="3600" w:type="dxa"/>
            <w:tcPrChange w:id="140" w:author="Jansen, Adam (US)" w:date="2026-07-23T15:13:00Z" w16du:dateUtc="2026-07-23T20:13:00Z">
              <w:tcPr>
                <w:tcW w:w="3546" w:type="dxa"/>
                <w:gridSpan w:val="3"/>
              </w:tcPr>
            </w:tcPrChange>
          </w:tcPr>
          <w:p w14:paraId="3CF11C0B" w14:textId="21D44F29" w:rsidR="00E04E1D" w:rsidRDefault="00E04E1D" w:rsidP="00E04E1D">
            <w:pPr>
              <w:rPr>
                <w:i/>
                <w:iCs/>
                <w:sz w:val="20"/>
                <w:szCs w:val="20"/>
              </w:rPr>
            </w:pPr>
            <w:r w:rsidRPr="00C35B59">
              <w:rPr>
                <w:sz w:val="20"/>
                <w:szCs w:val="20"/>
              </w:rPr>
              <w:t>ECP_RES_IN_PROGRESS</w:t>
            </w:r>
          </w:p>
        </w:tc>
        <w:tc>
          <w:tcPr>
            <w:tcW w:w="5310" w:type="dxa"/>
            <w:tcPrChange w:id="141" w:author="Jansen, Adam (US)" w:date="2026-07-23T15:13:00Z" w16du:dateUtc="2026-07-23T20:13:00Z">
              <w:tcPr>
                <w:tcW w:w="4929" w:type="dxa"/>
              </w:tcPr>
            </w:tcPrChange>
          </w:tcPr>
          <w:p w14:paraId="08CD943D" w14:textId="4D005AA2" w:rsidR="00E04E1D" w:rsidRPr="00C35B59" w:rsidRDefault="00E04E1D" w:rsidP="00E04E1D">
            <w:pPr>
              <w:rPr>
                <w:sz w:val="20"/>
                <w:szCs w:val="20"/>
              </w:rPr>
            </w:pPr>
            <w:r w:rsidRPr="00C35B59">
              <w:rPr>
                <w:sz w:val="20"/>
                <w:szCs w:val="20"/>
              </w:rPr>
              <w:t>Command accepted and is being processed</w:t>
            </w:r>
          </w:p>
        </w:tc>
      </w:tr>
      <w:tr w:rsidR="00E04E1D" w14:paraId="2D77A3C5" w14:textId="77777777" w:rsidTr="00AA2E49">
        <w:tc>
          <w:tcPr>
            <w:tcW w:w="1170" w:type="dxa"/>
            <w:tcPrChange w:id="142" w:author="Jansen, Adam (US)" w:date="2026-07-23T15:13:00Z" w16du:dateUtc="2026-07-23T20:13:00Z">
              <w:tcPr>
                <w:tcW w:w="885" w:type="dxa"/>
              </w:tcPr>
            </w:tcPrChange>
          </w:tcPr>
          <w:p w14:paraId="1994DE98" w14:textId="73032F25" w:rsidR="00E04E1D" w:rsidRPr="00C35B59" w:rsidRDefault="00E04E1D" w:rsidP="00E04E1D">
            <w:pPr>
              <w:jc w:val="center"/>
              <w:rPr>
                <w:sz w:val="20"/>
                <w:szCs w:val="20"/>
              </w:rPr>
            </w:pPr>
            <w:r w:rsidRPr="00C35B59">
              <w:rPr>
                <w:sz w:val="20"/>
                <w:szCs w:val="20"/>
              </w:rPr>
              <w:t>0xFF</w:t>
            </w:r>
          </w:p>
        </w:tc>
        <w:tc>
          <w:tcPr>
            <w:tcW w:w="3600" w:type="dxa"/>
            <w:tcPrChange w:id="143" w:author="Jansen, Adam (US)" w:date="2026-07-23T15:13:00Z" w16du:dateUtc="2026-07-23T20:13:00Z">
              <w:tcPr>
                <w:tcW w:w="3546" w:type="dxa"/>
                <w:gridSpan w:val="3"/>
              </w:tcPr>
            </w:tcPrChange>
          </w:tcPr>
          <w:p w14:paraId="7F2C3F7D" w14:textId="68EDA7C4" w:rsidR="00E04E1D" w:rsidRPr="00C35B59" w:rsidRDefault="00E04E1D" w:rsidP="00E04E1D">
            <w:pPr>
              <w:rPr>
                <w:sz w:val="20"/>
                <w:szCs w:val="20"/>
              </w:rPr>
            </w:pPr>
            <w:r w:rsidRPr="00C35B59">
              <w:rPr>
                <w:sz w:val="20"/>
                <w:szCs w:val="20"/>
              </w:rPr>
              <w:t>ECP_RES_UNAVAILABLE</w:t>
            </w:r>
          </w:p>
        </w:tc>
        <w:tc>
          <w:tcPr>
            <w:tcW w:w="5310" w:type="dxa"/>
            <w:tcPrChange w:id="144" w:author="Jansen, Adam (US)" w:date="2026-07-23T15:13:00Z" w16du:dateUtc="2026-07-23T20:13:00Z">
              <w:tcPr>
                <w:tcW w:w="4929" w:type="dxa"/>
              </w:tcPr>
            </w:tcPrChange>
          </w:tcPr>
          <w:p w14:paraId="5F8C892E" w14:textId="174D85BA" w:rsidR="00E04E1D" w:rsidRPr="00C35B59" w:rsidRDefault="00E04E1D" w:rsidP="00E04E1D">
            <w:pPr>
              <w:rPr>
                <w:sz w:val="20"/>
                <w:szCs w:val="20"/>
              </w:rPr>
            </w:pPr>
            <w:r>
              <w:rPr>
                <w:sz w:val="20"/>
                <w:szCs w:val="20"/>
              </w:rPr>
              <w:t>No result available</w:t>
            </w:r>
          </w:p>
        </w:tc>
      </w:tr>
    </w:tbl>
    <w:p w14:paraId="6138E16C" w14:textId="77777777" w:rsidR="00505E5C" w:rsidRPr="00505E5C" w:rsidRDefault="00505E5C" w:rsidP="00505E5C"/>
    <w:p w14:paraId="041B8B8F" w14:textId="432F3BB8" w:rsidR="00CF5BD9" w:rsidRPr="008D0567" w:rsidRDefault="00CF5BD9" w:rsidP="008D0567">
      <w:pPr>
        <w:pStyle w:val="Heading2"/>
      </w:pPr>
      <w:bookmarkStart w:id="145" w:name="_Toc226546715"/>
      <w:bookmarkStart w:id="146" w:name="_Ref221202342"/>
      <w:r w:rsidRPr="008D0567">
        <w:t>data: Payload</w:t>
      </w:r>
      <w:bookmarkEnd w:id="145"/>
    </w:p>
    <w:p w14:paraId="472373E6" w14:textId="63ACC797" w:rsidR="00CF5BD9" w:rsidRDefault="00CF5BD9" w:rsidP="00CF5BD9">
      <w:r>
        <w:t>The payload contains one or more bytes as arguments or outputs of the command.</w:t>
      </w:r>
      <w:r w:rsidR="00281DBE">
        <w:t xml:space="preserve"> </w:t>
      </w:r>
      <w:r>
        <w:t xml:space="preserve">The data field </w:t>
      </w:r>
      <w:r w:rsidR="006F62A4">
        <w:t>MUST</w:t>
      </w:r>
      <w:r>
        <w:t xml:space="preserve"> </w:t>
      </w:r>
      <w:del w:id="147" w:author="Jansen, Adam (US)" w:date="2026-07-23T15:15:00Z" w16du:dateUtc="2026-07-23T20:15:00Z">
        <w:r w:rsidDel="00AA2E49">
          <w:delText xml:space="preserve">only </w:delText>
        </w:r>
      </w:del>
      <w:ins w:id="148" w:author="Jansen, Adam (US)" w:date="2026-07-23T15:15:00Z" w16du:dateUtc="2026-07-23T20:15:00Z">
        <w:r w:rsidR="00AA2E49">
          <w:t xml:space="preserve">NOT </w:t>
        </w:r>
      </w:ins>
      <w:r>
        <w:t xml:space="preserve">be included in the frame if </w:t>
      </w:r>
      <w:proofErr w:type="spellStart"/>
      <w:r w:rsidRPr="00CF5BD9">
        <w:rPr>
          <w:rFonts w:ascii="Aptos Mono" w:hAnsi="Aptos Mono"/>
        </w:rPr>
        <w:t>data_length</w:t>
      </w:r>
      <w:proofErr w:type="spellEnd"/>
      <w:r>
        <w:t xml:space="preserve"> is </w:t>
      </w:r>
      <w:del w:id="149" w:author="Jansen, Adam (US)" w:date="2026-07-23T15:15:00Z" w16du:dateUtc="2026-07-23T20:15:00Z">
        <w:r w:rsidDel="00AA2E49">
          <w:delText>non-</w:delText>
        </w:r>
      </w:del>
      <w:r>
        <w:t>zero.</w:t>
      </w:r>
    </w:p>
    <w:p w14:paraId="718BA093" w14:textId="11446917" w:rsidR="00DF4261" w:rsidRPr="00CF5BD9" w:rsidRDefault="00505E5C" w:rsidP="00CF5BD9">
      <w:r>
        <w:t xml:space="preserve">All devices </w:t>
      </w:r>
      <w:r w:rsidR="006F62A4">
        <w:t>MUST</w:t>
      </w:r>
      <w:r>
        <w:t xml:space="preserve"> support data payloads up to the maximum payload size.</w:t>
      </w:r>
    </w:p>
    <w:p w14:paraId="140E55A6" w14:textId="6BC1B225" w:rsidR="00CF5BD9" w:rsidRDefault="00CF5BD9" w:rsidP="00CF5BD9">
      <w:pPr>
        <w:pStyle w:val="Heading2"/>
      </w:pPr>
      <w:bookmarkStart w:id="150" w:name="_Toc226546716"/>
      <w:proofErr w:type="spellStart"/>
      <w:r w:rsidRPr="00CF5BD9">
        <w:rPr>
          <w:rFonts w:ascii="Aptos Mono" w:hAnsi="Aptos Mono"/>
        </w:rPr>
        <w:t>data_crc</w:t>
      </w:r>
      <w:proofErr w:type="spellEnd"/>
      <w:r>
        <w:t>: Payload CRC</w:t>
      </w:r>
      <w:bookmarkEnd w:id="150"/>
    </w:p>
    <w:p w14:paraId="76298449" w14:textId="7B983F97" w:rsidR="00CF5BD9" w:rsidRDefault="00CF5BD9" w:rsidP="00CF5BD9">
      <w:r>
        <w:t>This field is a 16-bit CRC over the payload data.</w:t>
      </w:r>
      <w:r w:rsidR="00281DBE">
        <w:t xml:space="preserve"> </w:t>
      </w:r>
      <w:r>
        <w:t>The following parameters are used:</w:t>
      </w:r>
    </w:p>
    <w:tbl>
      <w:tblPr>
        <w:tblStyle w:val="ListTable1Light-Accent1"/>
        <w:tblW w:w="0" w:type="auto"/>
        <w:tblInd w:w="3246" w:type="dxa"/>
        <w:tblLook w:val="0680" w:firstRow="0" w:lastRow="0" w:firstColumn="1" w:lastColumn="0" w:noHBand="1" w:noVBand="1"/>
      </w:tblPr>
      <w:tblGrid>
        <w:gridCol w:w="1710"/>
        <w:gridCol w:w="1170"/>
      </w:tblGrid>
      <w:tr w:rsidR="00CF5BD9" w14:paraId="097493FB" w14:textId="77777777" w:rsidTr="009B51E9">
        <w:tc>
          <w:tcPr>
            <w:cnfStyle w:val="001000000000" w:firstRow="0" w:lastRow="0" w:firstColumn="1" w:lastColumn="0" w:oddVBand="0" w:evenVBand="0" w:oddHBand="0" w:evenHBand="0" w:firstRowFirstColumn="0" w:firstRowLastColumn="0" w:lastRowFirstColumn="0" w:lastRowLastColumn="0"/>
            <w:tcW w:w="1710" w:type="dxa"/>
          </w:tcPr>
          <w:p w14:paraId="31C4DFDA" w14:textId="77777777" w:rsidR="00CF5BD9" w:rsidRDefault="00CF5BD9" w:rsidP="00B502B4">
            <w:r>
              <w:t>Polynomial</w:t>
            </w:r>
          </w:p>
        </w:tc>
        <w:tc>
          <w:tcPr>
            <w:tcW w:w="1170" w:type="dxa"/>
          </w:tcPr>
          <w:p w14:paraId="68CC876F" w14:textId="4D644C8B" w:rsidR="00CF5BD9" w:rsidRDefault="00CF5BD9" w:rsidP="00B502B4">
            <w:pPr>
              <w:cnfStyle w:val="000000000000" w:firstRow="0" w:lastRow="0" w:firstColumn="0" w:lastColumn="0" w:oddVBand="0" w:evenVBand="0" w:oddHBand="0" w:evenHBand="0" w:firstRowFirstColumn="0" w:firstRowLastColumn="0" w:lastRowFirstColumn="0" w:lastRowLastColumn="0"/>
            </w:pPr>
            <w:r>
              <w:t>0x1021</w:t>
            </w:r>
          </w:p>
        </w:tc>
      </w:tr>
      <w:tr w:rsidR="00CF5BD9" w14:paraId="22A44218" w14:textId="77777777" w:rsidTr="009B51E9">
        <w:tc>
          <w:tcPr>
            <w:cnfStyle w:val="001000000000" w:firstRow="0" w:lastRow="0" w:firstColumn="1" w:lastColumn="0" w:oddVBand="0" w:evenVBand="0" w:oddHBand="0" w:evenHBand="0" w:firstRowFirstColumn="0" w:firstRowLastColumn="0" w:lastRowFirstColumn="0" w:lastRowLastColumn="0"/>
            <w:tcW w:w="1710" w:type="dxa"/>
          </w:tcPr>
          <w:p w14:paraId="585DB1D0" w14:textId="77777777" w:rsidR="00CF5BD9" w:rsidRDefault="00CF5BD9" w:rsidP="00B502B4">
            <w:r>
              <w:t>Initial value</w:t>
            </w:r>
          </w:p>
        </w:tc>
        <w:tc>
          <w:tcPr>
            <w:tcW w:w="1170" w:type="dxa"/>
          </w:tcPr>
          <w:p w14:paraId="1D7B6A28" w14:textId="5BBD17C2" w:rsidR="00CF5BD9" w:rsidRDefault="00CF5BD9" w:rsidP="00B502B4">
            <w:pPr>
              <w:cnfStyle w:val="000000000000" w:firstRow="0" w:lastRow="0" w:firstColumn="0" w:lastColumn="0" w:oddVBand="0" w:evenVBand="0" w:oddHBand="0" w:evenHBand="0" w:firstRowFirstColumn="0" w:firstRowLastColumn="0" w:lastRowFirstColumn="0" w:lastRowLastColumn="0"/>
            </w:pPr>
            <w:r>
              <w:t>0xFFFF</w:t>
            </w:r>
          </w:p>
        </w:tc>
      </w:tr>
      <w:tr w:rsidR="00CF5BD9" w14:paraId="655802E0" w14:textId="77777777" w:rsidTr="009B51E9">
        <w:tc>
          <w:tcPr>
            <w:cnfStyle w:val="001000000000" w:firstRow="0" w:lastRow="0" w:firstColumn="1" w:lastColumn="0" w:oddVBand="0" w:evenVBand="0" w:oddHBand="0" w:evenHBand="0" w:firstRowFirstColumn="0" w:firstRowLastColumn="0" w:lastRowFirstColumn="0" w:lastRowLastColumn="0"/>
            <w:tcW w:w="1710" w:type="dxa"/>
          </w:tcPr>
          <w:p w14:paraId="5F14CA25" w14:textId="09F9672C" w:rsidR="00CF5BD9" w:rsidRDefault="00CF5BD9" w:rsidP="00B502B4">
            <w:r>
              <w:t>XOR Out</w:t>
            </w:r>
          </w:p>
        </w:tc>
        <w:tc>
          <w:tcPr>
            <w:tcW w:w="1170" w:type="dxa"/>
          </w:tcPr>
          <w:p w14:paraId="3B9BDC1C" w14:textId="2D781C89" w:rsidR="00CF5BD9" w:rsidRDefault="00CF5BD9" w:rsidP="00B502B4">
            <w:pPr>
              <w:cnfStyle w:val="000000000000" w:firstRow="0" w:lastRow="0" w:firstColumn="0" w:lastColumn="0" w:oddVBand="0" w:evenVBand="0" w:oddHBand="0" w:evenHBand="0" w:firstRowFirstColumn="0" w:firstRowLastColumn="0" w:lastRowFirstColumn="0" w:lastRowLastColumn="0"/>
            </w:pPr>
            <w:r>
              <w:t>0x0000</w:t>
            </w:r>
          </w:p>
        </w:tc>
      </w:tr>
    </w:tbl>
    <w:p w14:paraId="14DCD023" w14:textId="0AD25417" w:rsidR="00CF5BD9" w:rsidRDefault="00CF5BD9" w:rsidP="00DF4261">
      <w:pPr>
        <w:spacing w:before="240"/>
      </w:pPr>
      <w:r>
        <w:t>This CRC is known as CRC16/CCITT-FALSE and is defined in ITU-T Recommendation V.41.</w:t>
      </w:r>
    </w:p>
    <w:p w14:paraId="16F25C07" w14:textId="491C6848" w:rsidR="00CF5BD9" w:rsidRDefault="00CF5BD9" w:rsidP="00CF5BD9">
      <w:r>
        <w:t xml:space="preserve">The </w:t>
      </w:r>
      <w:proofErr w:type="spellStart"/>
      <w:r w:rsidRPr="00CF5BD9">
        <w:rPr>
          <w:rFonts w:ascii="Aptos Mono" w:hAnsi="Aptos Mono"/>
        </w:rPr>
        <w:t>data_crc</w:t>
      </w:r>
      <w:proofErr w:type="spellEnd"/>
      <w:r>
        <w:t xml:space="preserve"> field </w:t>
      </w:r>
      <w:r w:rsidR="006F62A4">
        <w:t>MUST</w:t>
      </w:r>
      <w:r>
        <w:t xml:space="preserve"> only be included in the frame if </w:t>
      </w:r>
      <w:proofErr w:type="spellStart"/>
      <w:r w:rsidRPr="00CF5BD9">
        <w:rPr>
          <w:rFonts w:ascii="Aptos Mono" w:hAnsi="Aptos Mono"/>
        </w:rPr>
        <w:t>data_length</w:t>
      </w:r>
      <w:proofErr w:type="spellEnd"/>
      <w:r>
        <w:t xml:space="preserve"> is non-zero.</w:t>
      </w:r>
      <w:r w:rsidR="00281DBE">
        <w:t xml:space="preserve"> </w:t>
      </w:r>
      <w:r>
        <w:t xml:space="preserve">A frame with a </w:t>
      </w:r>
      <w:proofErr w:type="spellStart"/>
      <w:r w:rsidRPr="00CF5BD9">
        <w:rPr>
          <w:rFonts w:ascii="Aptos Mono" w:hAnsi="Aptos Mono"/>
        </w:rPr>
        <w:t>data_length</w:t>
      </w:r>
      <w:proofErr w:type="spellEnd"/>
      <w:r>
        <w:t xml:space="preserve"> of zero and an included </w:t>
      </w:r>
      <w:proofErr w:type="spellStart"/>
      <w:r w:rsidRPr="00CF5BD9">
        <w:rPr>
          <w:rFonts w:ascii="Aptos Mono" w:hAnsi="Aptos Mono"/>
        </w:rPr>
        <w:t>data_crc</w:t>
      </w:r>
      <w:proofErr w:type="spellEnd"/>
      <w:r>
        <w:t xml:space="preserve"> is not valid.</w:t>
      </w:r>
      <w:ins w:id="151" w:author="Jansen, Adam (US)" w:date="2026-07-23T15:16:00Z" w16du:dateUtc="2026-07-23T20:16:00Z">
        <w:r w:rsidR="00AA2E49">
          <w:t xml:space="preserve"> ECPs SHOULD response to such messages with a result code of ECP_RES_OVERFLOW.</w:t>
        </w:r>
      </w:ins>
    </w:p>
    <w:p w14:paraId="74787E9A" w14:textId="78C66F0B" w:rsidR="00DF4261" w:rsidRDefault="00DF4261" w:rsidP="00CF5BD9">
      <w:r>
        <w:t xml:space="preserve">Devices </w:t>
      </w:r>
      <w:r w:rsidR="001E0F53">
        <w:t>MUST</w:t>
      </w:r>
      <w:r>
        <w:t xml:space="preserve"> validate any received data against the data </w:t>
      </w:r>
      <w:r w:rsidR="00521B21">
        <w:t>CRC and</w:t>
      </w:r>
      <w:r w:rsidR="006F62A4">
        <w:t xml:space="preserve"> MUST reject any frames with invalid data CRCs.</w:t>
      </w:r>
    </w:p>
    <w:p w14:paraId="4909FE92" w14:textId="77777777" w:rsidR="002A4B26" w:rsidRDefault="002A4B26" w:rsidP="002A4B26">
      <w:pPr>
        <w:pStyle w:val="Heading1"/>
      </w:pPr>
      <w:bookmarkStart w:id="152" w:name="_Toc226546717"/>
      <w:r>
        <w:t>Network layer</w:t>
      </w:r>
      <w:bookmarkEnd w:id="152"/>
    </w:p>
    <w:p w14:paraId="1F77FCD6" w14:textId="5538CD11" w:rsidR="002A4B26" w:rsidRDefault="002A4B26" w:rsidP="002A4B26">
      <w:r>
        <w:t xml:space="preserve">The ECP is always in one of two states: </w:t>
      </w:r>
      <w:r>
        <w:rPr>
          <w:i/>
          <w:iCs/>
        </w:rPr>
        <w:t>u</w:t>
      </w:r>
      <w:r w:rsidRPr="00236BFE">
        <w:rPr>
          <w:i/>
          <w:iCs/>
        </w:rPr>
        <w:t>nconfigured</w:t>
      </w:r>
      <w:r>
        <w:t xml:space="preserve"> or </w:t>
      </w:r>
      <w:r w:rsidRPr="00236BFE">
        <w:rPr>
          <w:i/>
          <w:iCs/>
        </w:rPr>
        <w:t>active</w:t>
      </w:r>
      <w:r>
        <w:t>.</w:t>
      </w:r>
      <w:r w:rsidR="00281DBE">
        <w:t xml:space="preserve"> </w:t>
      </w:r>
      <w:r>
        <w:t>The ECP automatically enters the unconfigured state on power up.</w:t>
      </w:r>
      <w:r w:rsidR="00281DBE">
        <w:t xml:space="preserve"> </w:t>
      </w:r>
      <w:r>
        <w:t>Upon successful initialization, the ECP moves to the active state.</w:t>
      </w:r>
      <w:r w:rsidR="00281DBE">
        <w:t xml:space="preserve"> </w:t>
      </w:r>
      <w:r w:rsidR="00521B21">
        <w:t>Command availability may vary by state</w:t>
      </w:r>
      <w:r>
        <w:t>.</w:t>
      </w:r>
    </w:p>
    <w:p w14:paraId="592B5064" w14:textId="77777777" w:rsidR="002A4B26" w:rsidRDefault="002A4B26" w:rsidP="002A4B26">
      <w:pPr>
        <w:jc w:val="center"/>
      </w:pPr>
      <w:r>
        <w:rPr>
          <w:noProof/>
        </w:rPr>
        <w:drawing>
          <wp:inline distT="0" distB="0" distL="0" distR="0" wp14:anchorId="6DB80470" wp14:editId="1B7C6833">
            <wp:extent cx="3270140" cy="927443"/>
            <wp:effectExtent l="0" t="0" r="0" b="0"/>
            <wp:docPr id="144811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90429" cy="933197"/>
                    </a:xfrm>
                    <a:prstGeom prst="rect">
                      <a:avLst/>
                    </a:prstGeom>
                    <a:noFill/>
                    <a:ln>
                      <a:noFill/>
                    </a:ln>
                  </pic:spPr>
                </pic:pic>
              </a:graphicData>
            </a:graphic>
          </wp:inline>
        </w:drawing>
      </w:r>
    </w:p>
    <w:p w14:paraId="7B8ED5B8" w14:textId="39E0CA06" w:rsidR="00F1784B" w:rsidRDefault="00F1784B" w:rsidP="00F1784B">
      <w:pPr>
        <w:pStyle w:val="Heading2"/>
      </w:pPr>
      <w:bookmarkStart w:id="153" w:name="_Toc226546718"/>
      <w:r>
        <w:lastRenderedPageBreak/>
        <w:t>Unconfigured state</w:t>
      </w:r>
      <w:bookmarkEnd w:id="153"/>
    </w:p>
    <w:p w14:paraId="65CCB599" w14:textId="02CCCC78" w:rsidR="00F1784B" w:rsidRDefault="00F1784B" w:rsidP="00F1784B">
      <w:r>
        <w:t xml:space="preserve">In the unconfigured state, </w:t>
      </w:r>
      <w:proofErr w:type="gramStart"/>
      <w:ins w:id="154" w:author="Jansen, Adam (US)" w:date="2026-07-23T15:17:00Z" w16du:dateUtc="2026-07-23T20:17:00Z">
        <w:r w:rsidR="00AA2E49">
          <w:t>If</w:t>
        </w:r>
        <w:proofErr w:type="gramEnd"/>
        <w:r w:rsidR="00AA2E49">
          <w:t xml:space="preserve"> using I2C, </w:t>
        </w:r>
      </w:ins>
      <w:r>
        <w:t>the ECP uses a fixed 7-bit I2C address of 0x40.</w:t>
      </w:r>
      <w:r w:rsidR="00281DBE">
        <w:t xml:space="preserve"> </w:t>
      </w:r>
      <w:r>
        <w:t>The ECP enters the unconfigured state immediately after powering up.</w:t>
      </w:r>
    </w:p>
    <w:p w14:paraId="601235B9" w14:textId="5832A6E0" w:rsidR="00F1784B" w:rsidRDefault="00F1784B" w:rsidP="00F1784B">
      <w:r>
        <w:t xml:space="preserve">Some commands </w:t>
      </w:r>
      <w:r w:rsidR="00281DBE">
        <w:t xml:space="preserve">such as the I/O commands </w:t>
      </w:r>
      <w:r>
        <w:t>are not available in the unconfigured state</w:t>
      </w:r>
      <w:r w:rsidR="00281DBE">
        <w:t xml:space="preserve"> because they require information that may not be available before enumeration.</w:t>
      </w:r>
    </w:p>
    <w:p w14:paraId="114B2A10" w14:textId="3FCCB591" w:rsidR="00F1784B" w:rsidRDefault="00F1784B" w:rsidP="00F1784B">
      <w:pPr>
        <w:pStyle w:val="Heading2"/>
      </w:pPr>
      <w:bookmarkStart w:id="155" w:name="_Toc226546719"/>
      <w:r>
        <w:t>Active state</w:t>
      </w:r>
      <w:bookmarkEnd w:id="155"/>
    </w:p>
    <w:p w14:paraId="5AAD9586" w14:textId="63B57564" w:rsidR="00F1784B" w:rsidRDefault="00F1784B" w:rsidP="00F1784B">
      <w:r>
        <w:t xml:space="preserve">The active state is the normal operational state of the ECP. </w:t>
      </w:r>
      <w:ins w:id="156" w:author="Jansen, Adam (US)" w:date="2026-07-23T15:17:00Z" w16du:dateUtc="2026-07-23T20:17:00Z">
        <w:r w:rsidR="00AA2E49">
          <w:t xml:space="preserve">If using </w:t>
        </w:r>
      </w:ins>
      <w:ins w:id="157" w:author="Jansen, Adam (US)" w:date="2026-07-23T15:18:00Z" w16du:dateUtc="2026-07-23T20:18:00Z">
        <w:r w:rsidR="00AA2E49">
          <w:t xml:space="preserve">I2C, </w:t>
        </w:r>
      </w:ins>
      <w:del w:id="158" w:author="Jansen, Adam (US)" w:date="2026-07-23T15:18:00Z" w16du:dateUtc="2026-07-23T20:18:00Z">
        <w:r w:rsidDel="00AA2E49">
          <w:delText>I</w:delText>
        </w:r>
      </w:del>
      <w:ins w:id="159" w:author="Jansen, Adam (US)" w:date="2026-07-23T15:18:00Z" w16du:dateUtc="2026-07-23T20:18:00Z">
        <w:r w:rsidR="00AA2E49">
          <w:t>i</w:t>
        </w:r>
      </w:ins>
      <w:r>
        <w:t>n this state the ECP uses a 7-bit I2C address of 0x50 offset by a value specified by the host.</w:t>
      </w:r>
      <w:r w:rsidR="00517C65">
        <w:t xml:space="preserve"> The offset corresponds to the port index such that the first ECP uses 0x50, the second uses 0x51, and so on.</w:t>
      </w:r>
    </w:p>
    <w:p w14:paraId="29FF7599" w14:textId="5CE7077F" w:rsidR="00F1784B" w:rsidRPr="00F1784B" w:rsidRDefault="00F1784B" w:rsidP="00F1784B">
      <w:r>
        <w:t xml:space="preserve">The ECP enters the active state after receiving a valid </w:t>
      </w:r>
      <w:hyperlink w:anchor="_Command_0x0002:_ECP_CMD_ENUM" w:history="1">
        <w:r w:rsidRPr="00DC01AB">
          <w:rPr>
            <w:rStyle w:val="Hyperlink"/>
          </w:rPr>
          <w:t>ECP_CMD_</w:t>
        </w:r>
        <w:r w:rsidR="00DC01AB" w:rsidRPr="00DC01AB">
          <w:rPr>
            <w:rStyle w:val="Hyperlink"/>
          </w:rPr>
          <w:t>ENUM</w:t>
        </w:r>
      </w:hyperlink>
      <w:r>
        <w:t xml:space="preserve"> message.</w:t>
      </w:r>
      <w:r w:rsidR="00281DBE">
        <w:t xml:space="preserve"> </w:t>
      </w:r>
      <w:r>
        <w:t xml:space="preserve">The process by which the host configures the ECPs is called </w:t>
      </w:r>
      <w:r w:rsidRPr="006F62A4">
        <w:rPr>
          <w:i/>
          <w:iCs/>
        </w:rPr>
        <w:t>enumeration</w:t>
      </w:r>
      <w:r>
        <w:t>.</w:t>
      </w:r>
    </w:p>
    <w:p w14:paraId="4860EF3E" w14:textId="7333F6AC" w:rsidR="002A4B26" w:rsidRDefault="002A4B26" w:rsidP="002A4B26">
      <w:pPr>
        <w:pStyle w:val="Heading2"/>
      </w:pPr>
      <w:bookmarkStart w:id="160" w:name="_Toc226546720"/>
      <w:r>
        <w:t>Enumeration and addressing</w:t>
      </w:r>
      <w:bookmarkEnd w:id="160"/>
    </w:p>
    <w:p w14:paraId="49C6F45D" w14:textId="3DFBA926" w:rsidR="002A4B26" w:rsidRDefault="00517C65" w:rsidP="002A4B26">
      <w:r>
        <w:rPr>
          <w:noProof/>
        </w:rPr>
        <mc:AlternateContent>
          <mc:Choice Requires="wps">
            <w:drawing>
              <wp:anchor distT="91440" distB="91440" distL="114300" distR="114300" simplePos="0" relativeHeight="251661312" behindDoc="0" locked="0" layoutInCell="1" allowOverlap="1" wp14:anchorId="58AE3649" wp14:editId="5C435538">
                <wp:simplePos x="0" y="0"/>
                <wp:positionH relativeFrom="margin">
                  <wp:align>center</wp:align>
                </wp:positionH>
                <wp:positionV relativeFrom="paragraph">
                  <wp:posOffset>1185222</wp:posOffset>
                </wp:positionV>
                <wp:extent cx="4831080" cy="1403985"/>
                <wp:effectExtent l="0" t="0" r="0" b="508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1080" cy="1403985"/>
                        </a:xfrm>
                        <a:prstGeom prst="rect">
                          <a:avLst/>
                        </a:prstGeom>
                        <a:noFill/>
                        <a:ln w="9525">
                          <a:noFill/>
                          <a:miter lim="800000"/>
                          <a:headEnd/>
                          <a:tailEnd/>
                        </a:ln>
                      </wps:spPr>
                      <wps:txbx>
                        <w:txbxContent>
                          <w:p w14:paraId="1AFDC59C" w14:textId="1E2935F7" w:rsidR="00517C65" w:rsidRDefault="00D229FD" w:rsidP="00D229FD">
                            <w:pPr>
                              <w:pBdr>
                                <w:left w:val="single" w:sz="48" w:space="4" w:color="156082" w:themeColor="accent1"/>
                              </w:pBdr>
                              <w:shd w:val="pct10" w:color="auto" w:fill="auto"/>
                              <w:spacing w:after="0"/>
                              <w:rPr>
                                <w:b/>
                                <w:bCs/>
                                <w:sz w:val="22"/>
                                <w:szCs w:val="22"/>
                              </w:rPr>
                            </w:pPr>
                            <w:r>
                              <w:rPr>
                                <w:rFonts w:ascii="Segoe UI Symbol" w:hAnsi="Segoe UI Symbol"/>
                                <w:b/>
                                <w:bCs/>
                                <w:sz w:val="22"/>
                                <w:szCs w:val="22"/>
                              </w:rPr>
                              <w:t>🗒️</w:t>
                            </w:r>
                            <w:r w:rsidR="00517C65" w:rsidRPr="00517C65">
                              <w:rPr>
                                <w:b/>
                                <w:bCs/>
                                <w:sz w:val="22"/>
                                <w:szCs w:val="22"/>
                              </w:rPr>
                              <w:t>NOTE</w:t>
                            </w:r>
                          </w:p>
                          <w:p w14:paraId="2B8BA73D" w14:textId="4EF3EF89" w:rsidR="00517C65" w:rsidRPr="00D229FD" w:rsidRDefault="0008057B" w:rsidP="00D229FD">
                            <w:pPr>
                              <w:pBdr>
                                <w:left w:val="single" w:sz="48" w:space="4" w:color="156082" w:themeColor="accent1"/>
                              </w:pBdr>
                              <w:shd w:val="pct10" w:color="auto" w:fill="auto"/>
                              <w:spacing w:after="0"/>
                              <w:rPr>
                                <w:i/>
                                <w:iCs/>
                                <w:color w:val="FFFFFF" w:themeColor="background1"/>
                                <w14:textOutline w14:w="9525" w14:cap="rnd" w14:cmpd="sng" w14:algn="ctr">
                                  <w14:noFill/>
                                  <w14:prstDash w14:val="solid"/>
                                  <w14:bevel/>
                                </w14:textOutline>
                                <w14:textFill>
                                  <w14:noFill/>
                                </w14:textFill>
                              </w:rPr>
                            </w:pPr>
                            <w:ins w:id="161" w:author="Jansen, Adam (US)" w:date="2026-07-23T15:18:00Z" w16du:dateUtc="2026-07-23T20:18:00Z">
                              <w:r>
                                <w:rPr>
                                  <w:sz w:val="22"/>
                                  <w:szCs w:val="22"/>
                                </w:rPr>
                                <w:t>On a shared communication bus such as I2</w:t>
                              </w:r>
                            </w:ins>
                            <w:ins w:id="162" w:author="Jansen, Adam (US)" w:date="2026-07-23T15:19:00Z" w16du:dateUtc="2026-07-23T20:19:00Z">
                              <w:r>
                                <w:rPr>
                                  <w:sz w:val="22"/>
                                  <w:szCs w:val="22"/>
                                </w:rPr>
                                <w:t xml:space="preserve">C, </w:t>
                              </w:r>
                            </w:ins>
                            <w:del w:id="163" w:author="Jansen, Adam (US)" w:date="2026-07-23T15:19:00Z" w16du:dateUtc="2026-07-23T20:19:00Z">
                              <w:r w:rsidR="00517C65" w:rsidDel="0008057B">
                                <w:rPr>
                                  <w:sz w:val="22"/>
                                  <w:szCs w:val="22"/>
                                </w:rPr>
                                <w:delText>T</w:delText>
                              </w:r>
                            </w:del>
                            <w:ins w:id="164" w:author="Jansen, Adam (US)" w:date="2026-07-23T15:19:00Z" w16du:dateUtc="2026-07-23T20:19:00Z">
                              <w:r>
                                <w:rPr>
                                  <w:sz w:val="22"/>
                                  <w:szCs w:val="22"/>
                                </w:rPr>
                                <w:t>t</w:t>
                              </w:r>
                            </w:ins>
                            <w:r w:rsidR="00517C65">
                              <w:rPr>
                                <w:sz w:val="22"/>
                                <w:szCs w:val="22"/>
                              </w:rPr>
                              <w:t xml:space="preserve">he host </w:t>
                            </w:r>
                            <w:r w:rsidR="006F62A4">
                              <w:rPr>
                                <w:sz w:val="22"/>
                                <w:szCs w:val="22"/>
                              </w:rPr>
                              <w:t>MUST</w:t>
                            </w:r>
                            <w:r w:rsidR="00517C65">
                              <w:rPr>
                                <w:sz w:val="22"/>
                                <w:szCs w:val="22"/>
                              </w:rPr>
                              <w:t xml:space="preserve"> have individual control of the reset signal of each ECP so that the host can address each ECP in sequence. Depending on the hardware design, additional I/O may be required such as bootloader control pins.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AE3649" id="_x0000_s1029" type="#_x0000_t202" style="position:absolute;margin-left:0;margin-top:93.3pt;width:380.4pt;height:110.55pt;z-index:251661312;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" filled="f" stroked="f">
                <v:textbox style="mso-fit-shape-to-text:t">
                  <w:txbxContent>
                    <w:p w14:paraId="1AFDC59C" w14:textId="1E2935F7" w:rsidR="00517C65" w:rsidRDefault="00D229FD" w:rsidP="00D229FD">
                      <w:pPr>
                        <w:pBdr>
                          <w:left w:val="single" w:sz="48" w:space="4" w:color="156082" w:themeColor="accent1"/>
                        </w:pBdr>
                        <w:shd w:val="pct10" w:color="auto" w:fill="auto"/>
                        <w:spacing w:after="0"/>
                        <w:rPr>
                          <w:b/>
                          <w:bCs/>
                          <w:sz w:val="22"/>
                          <w:szCs w:val="22"/>
                        </w:rPr>
                      </w:pPr>
                      <w:r>
                        <w:rPr>
                          <w:rFonts w:ascii="Segoe UI Symbol" w:hAnsi="Segoe UI Symbol"/>
                          <w:b/>
                          <w:bCs/>
                          <w:sz w:val="22"/>
                          <w:szCs w:val="22"/>
                        </w:rPr>
                        <w:t>🗒️</w:t>
                      </w:r>
                      <w:r w:rsidR="00517C65" w:rsidRPr="00517C65">
                        <w:rPr>
                          <w:b/>
                          <w:bCs/>
                          <w:sz w:val="22"/>
                          <w:szCs w:val="22"/>
                        </w:rPr>
                        <w:t>NOTE</w:t>
                      </w:r>
                    </w:p>
                    <w:p w14:paraId="2B8BA73D" w14:textId="4EF3EF89" w:rsidR="00517C65" w:rsidRPr="00D229FD" w:rsidRDefault="0008057B" w:rsidP="00D229FD">
                      <w:pPr>
                        <w:pBdr>
                          <w:left w:val="single" w:sz="48" w:space="4" w:color="156082" w:themeColor="accent1"/>
                        </w:pBdr>
                        <w:shd w:val="pct10" w:color="auto" w:fill="auto"/>
                        <w:spacing w:after="0"/>
                        <w:rPr>
                          <w:i/>
                          <w:iCs/>
                          <w:color w:val="FFFFFF" w:themeColor="background1"/>
                          <w14:textOutline w14:w="9525" w14:cap="rnd" w14:cmpd="sng" w14:algn="ctr">
                            <w14:noFill/>
                            <w14:prstDash w14:val="solid"/>
                            <w14:bevel/>
                          </w14:textOutline>
                          <w14:textFill>
                            <w14:noFill/>
                          </w14:textFill>
                        </w:rPr>
                      </w:pPr>
                      <w:ins w:id="165" w:author="Jansen, Adam (US)" w:date="2026-07-23T15:18:00Z" w16du:dateUtc="2026-07-23T20:18:00Z">
                        <w:r>
                          <w:rPr>
                            <w:sz w:val="22"/>
                            <w:szCs w:val="22"/>
                          </w:rPr>
                          <w:t>On a shared communication bus such as I2</w:t>
                        </w:r>
                      </w:ins>
                      <w:ins w:id="166" w:author="Jansen, Adam (US)" w:date="2026-07-23T15:19:00Z" w16du:dateUtc="2026-07-23T20:19:00Z">
                        <w:r>
                          <w:rPr>
                            <w:sz w:val="22"/>
                            <w:szCs w:val="22"/>
                          </w:rPr>
                          <w:t xml:space="preserve">C, </w:t>
                        </w:r>
                      </w:ins>
                      <w:del w:id="167" w:author="Jansen, Adam (US)" w:date="2026-07-23T15:19:00Z" w16du:dateUtc="2026-07-23T20:19:00Z">
                        <w:r w:rsidR="00517C65" w:rsidDel="0008057B">
                          <w:rPr>
                            <w:sz w:val="22"/>
                            <w:szCs w:val="22"/>
                          </w:rPr>
                          <w:delText>T</w:delText>
                        </w:r>
                      </w:del>
                      <w:ins w:id="168" w:author="Jansen, Adam (US)" w:date="2026-07-23T15:19:00Z" w16du:dateUtc="2026-07-23T20:19:00Z">
                        <w:r>
                          <w:rPr>
                            <w:sz w:val="22"/>
                            <w:szCs w:val="22"/>
                          </w:rPr>
                          <w:t>t</w:t>
                        </w:r>
                      </w:ins>
                      <w:r w:rsidR="00517C65">
                        <w:rPr>
                          <w:sz w:val="22"/>
                          <w:szCs w:val="22"/>
                        </w:rPr>
                        <w:t xml:space="preserve">he host </w:t>
                      </w:r>
                      <w:r w:rsidR="006F62A4">
                        <w:rPr>
                          <w:sz w:val="22"/>
                          <w:szCs w:val="22"/>
                        </w:rPr>
                        <w:t>MUST</w:t>
                      </w:r>
                      <w:r w:rsidR="00517C65">
                        <w:rPr>
                          <w:sz w:val="22"/>
                          <w:szCs w:val="22"/>
                        </w:rPr>
                        <w:t xml:space="preserve"> have individual control of the reset signal of each ECP so that the host can address each ECP in sequence. Depending on the hardware design, additional I/O may be required such as bootloader control pins.</w:t>
                      </w:r>
                    </w:p>
                  </w:txbxContent>
                </v:textbox>
                <w10:wrap type="topAndBottom" anchorx="margin"/>
              </v:shape>
            </w:pict>
          </mc:Fallback>
        </mc:AlternateContent>
      </w:r>
      <w:r>
        <w:t xml:space="preserve">Because each ECP </w:t>
      </w:r>
      <w:r w:rsidR="0029009D">
        <w:t xml:space="preserve">in a device </w:t>
      </w:r>
      <w:r>
        <w:t xml:space="preserve">may have </w:t>
      </w:r>
      <w:r w:rsidR="0029009D">
        <w:t>identical firmware and identical circuits</w:t>
      </w:r>
      <w:r>
        <w:t>, a method is needed to configure each ECP at runtime.</w:t>
      </w:r>
      <w:r w:rsidR="002A4B26">
        <w:t xml:space="preserve"> The host enables each ECP in turn and using a known, default bus address configures the ECP and re-assigns it a unique address. The host then repeats the process for each ECP in turn. The host </w:t>
      </w:r>
      <w:r w:rsidR="00F1784B">
        <w:t>MAY</w:t>
      </w:r>
      <w:r w:rsidR="002A4B26">
        <w:t xml:space="preserve"> automatically load or update the firmware of each ECP as part of the enumeration process.</w:t>
      </w:r>
    </w:p>
    <w:p w14:paraId="23D72C1B" w14:textId="77777777" w:rsidR="002A4B26" w:rsidRDefault="002A4B26" w:rsidP="002A4B26">
      <w:pPr>
        <w:spacing w:before="240"/>
      </w:pPr>
      <w:r>
        <w:t>A flow chart depicting the enumeration process is shown below.</w:t>
      </w:r>
    </w:p>
    <w:p w14:paraId="7F4CA047" w14:textId="77777777" w:rsidR="0049650C" w:rsidRDefault="0049650C" w:rsidP="0049650C">
      <w:pPr>
        <w:keepNext/>
        <w:spacing w:before="240"/>
      </w:pPr>
      <w:r>
        <w:rPr>
          <w:noProof/>
        </w:rPr>
        <w:lastRenderedPageBreak/>
        <w:drawing>
          <wp:inline distT="0" distB="0" distL="0" distR="0" wp14:anchorId="53DECFCB" wp14:editId="787EABCC">
            <wp:extent cx="5772778" cy="7188429"/>
            <wp:effectExtent l="0" t="0" r="0" b="0"/>
            <wp:docPr id="40681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2778" cy="7188429"/>
                    </a:xfrm>
                    <a:prstGeom prst="rect">
                      <a:avLst/>
                    </a:prstGeom>
                    <a:noFill/>
                    <a:ln>
                      <a:noFill/>
                    </a:ln>
                  </pic:spPr>
                </pic:pic>
              </a:graphicData>
            </a:graphic>
          </wp:inline>
        </w:drawing>
      </w:r>
    </w:p>
    <w:p w14:paraId="62BA4466" w14:textId="43EC864D" w:rsidR="002A4B26" w:rsidRPr="00B42392" w:rsidRDefault="0049650C" w:rsidP="0049650C">
      <w:pPr>
        <w:pStyle w:val="Caption"/>
      </w:pPr>
      <w:r>
        <w:t xml:space="preserve">Figure </w:t>
      </w:r>
      <w:fldSimple w:instr=" SEQ Figure \* ARABIC ">
        <w:r w:rsidR="00CC3A85">
          <w:rPr>
            <w:noProof/>
          </w:rPr>
          <w:t>8</w:t>
        </w:r>
      </w:fldSimple>
      <w:r>
        <w:t>: Enumeration of individual ECP</w:t>
      </w:r>
    </w:p>
    <w:p w14:paraId="1D2004DA" w14:textId="77777777" w:rsidR="002A4B26" w:rsidRPr="00CF5BD9" w:rsidRDefault="002A4B26" w:rsidP="00CF5BD9"/>
    <w:p w14:paraId="10ED7373" w14:textId="7A17EAB7" w:rsidR="002A4B26" w:rsidRDefault="002A4B26">
      <w:pPr>
        <w:pStyle w:val="Heading1"/>
      </w:pPr>
      <w:bookmarkStart w:id="169" w:name="_Toc226546721"/>
      <w:bookmarkStart w:id="170" w:name="_Ref221277715"/>
      <w:r>
        <w:lastRenderedPageBreak/>
        <w:t>Application layer</w:t>
      </w:r>
      <w:bookmarkEnd w:id="169"/>
    </w:p>
    <w:p w14:paraId="360BD058" w14:textId="77777777" w:rsidR="004B285E" w:rsidRDefault="004B285E" w:rsidP="004B285E">
      <w:pPr>
        <w:pStyle w:val="Heading2"/>
      </w:pPr>
      <w:bookmarkStart w:id="171" w:name="_Toc226546722"/>
      <w:r>
        <w:t>Host operation</w:t>
      </w:r>
      <w:bookmarkEnd w:id="171"/>
    </w:p>
    <w:p w14:paraId="05E335C5" w14:textId="77777777" w:rsidR="00EB28E5" w:rsidRDefault="00EB28E5" w:rsidP="00EB28E5">
      <w:pPr>
        <w:keepNext/>
      </w:pPr>
      <w:r>
        <w:rPr>
          <w:noProof/>
        </w:rPr>
        <w:drawing>
          <wp:inline distT="0" distB="0" distL="0" distR="0" wp14:anchorId="73C2F9CB" wp14:editId="6DDAC222">
            <wp:extent cx="3600122" cy="6586694"/>
            <wp:effectExtent l="0" t="0" r="0" b="0"/>
            <wp:docPr id="1105435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0955" cy="6606514"/>
                    </a:xfrm>
                    <a:prstGeom prst="rect">
                      <a:avLst/>
                    </a:prstGeom>
                    <a:noFill/>
                    <a:ln>
                      <a:noFill/>
                    </a:ln>
                  </pic:spPr>
                </pic:pic>
              </a:graphicData>
            </a:graphic>
          </wp:inline>
        </w:drawing>
      </w:r>
    </w:p>
    <w:p w14:paraId="59782E79" w14:textId="0ADE60DF" w:rsidR="009162EB" w:rsidRPr="009162EB" w:rsidRDefault="00EB28E5" w:rsidP="00994A73">
      <w:pPr>
        <w:pStyle w:val="Caption"/>
      </w:pPr>
      <w:r>
        <w:t xml:space="preserve">Figure </w:t>
      </w:r>
      <w:fldSimple w:instr=" SEQ Figure \* ARABIC ">
        <w:r w:rsidR="00CC3A85">
          <w:rPr>
            <w:noProof/>
          </w:rPr>
          <w:t>9</w:t>
        </w:r>
      </w:fldSimple>
      <w:r>
        <w:t>: Host algorithm for transmitting requests</w:t>
      </w:r>
    </w:p>
    <w:p w14:paraId="3BCB8417" w14:textId="50848D97" w:rsidR="0044068E" w:rsidRDefault="0044068E" w:rsidP="0044068E">
      <w:pPr>
        <w:pStyle w:val="Heading2"/>
      </w:pPr>
      <w:bookmarkStart w:id="172" w:name="_Toc226546723"/>
      <w:r>
        <w:lastRenderedPageBreak/>
        <w:t>ECP operation</w:t>
      </w:r>
      <w:bookmarkEnd w:id="172"/>
    </w:p>
    <w:p w14:paraId="1BDC03BF" w14:textId="77777777" w:rsidR="00EB28E5" w:rsidRDefault="00EB28E5" w:rsidP="00EB28E5">
      <w:pPr>
        <w:keepNext/>
      </w:pPr>
      <w:r>
        <w:rPr>
          <w:noProof/>
        </w:rPr>
        <w:drawing>
          <wp:inline distT="0" distB="0" distL="0" distR="0" wp14:anchorId="734DD825" wp14:editId="76CE9298">
            <wp:extent cx="5293528" cy="4510268"/>
            <wp:effectExtent l="0" t="0" r="2540" b="0"/>
            <wp:docPr id="1789405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5393"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293528" cy="4510268"/>
                    </a:xfrm>
                    <a:prstGeom prst="rect">
                      <a:avLst/>
                    </a:prstGeom>
                    <a:noFill/>
                    <a:ln>
                      <a:noFill/>
                    </a:ln>
                  </pic:spPr>
                </pic:pic>
              </a:graphicData>
            </a:graphic>
          </wp:inline>
        </w:drawing>
      </w:r>
    </w:p>
    <w:p w14:paraId="1404091E" w14:textId="7E7AC893" w:rsidR="0044068E" w:rsidRPr="002A4B26" w:rsidRDefault="00EB28E5" w:rsidP="00834EC1">
      <w:pPr>
        <w:pStyle w:val="Caption"/>
      </w:pPr>
      <w:r>
        <w:lastRenderedPageBreak/>
        <w:t xml:space="preserve">Figure </w:t>
      </w:r>
      <w:fldSimple w:instr=" SEQ Figure \* ARABIC ">
        <w:r w:rsidR="00CC3A85">
          <w:rPr>
            <w:noProof/>
          </w:rPr>
          <w:t>10</w:t>
        </w:r>
      </w:fldSimple>
      <w:r>
        <w:t>: ECP algorithm for processing requests</w:t>
      </w:r>
      <w:r w:rsidR="00834EC1">
        <w:rPr>
          <w:noProof/>
        </w:rPr>
        <mc:AlternateContent>
          <mc:Choice Requires="wps">
            <w:drawing>
              <wp:anchor distT="0" distB="0" distL="114300" distR="114300" simplePos="0" relativeHeight="251666432" behindDoc="0" locked="0" layoutInCell="1" allowOverlap="1" wp14:anchorId="5AD46FE5" wp14:editId="663C4E41">
                <wp:simplePos x="0" y="0"/>
                <wp:positionH relativeFrom="column">
                  <wp:posOffset>231140</wp:posOffset>
                </wp:positionH>
                <wp:positionV relativeFrom="paragraph">
                  <wp:posOffset>3993515</wp:posOffset>
                </wp:positionV>
                <wp:extent cx="5486400" cy="635"/>
                <wp:effectExtent l="0" t="0" r="0" b="0"/>
                <wp:wrapTopAndBottom/>
                <wp:docPr id="270898934"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BE63B95" w14:textId="0ED518B5" w:rsidR="00834EC1" w:rsidRPr="00706390" w:rsidRDefault="00834EC1" w:rsidP="00834EC1">
                            <w:pPr>
                              <w:pStyle w:val="Caption"/>
                              <w:rPr>
                                <w:noProof/>
                              </w:rPr>
                            </w:pPr>
                            <w:r>
                              <w:t xml:space="preserve">Figure </w:t>
                            </w:r>
                            <w:fldSimple w:instr=" SEQ Figure \* ARABIC ">
                              <w:r w:rsidR="009B51E9">
                                <w:rPr>
                                  <w:noProof/>
                                </w:rPr>
                                <w:t>11</w:t>
                              </w:r>
                            </w:fldSimple>
                            <w:r>
                              <w:t>: ECP request processing state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D46FE5" id="_x0000_s1030" type="#_x0000_t202" style="position:absolute;margin-left:18.2pt;margin-top:314.45pt;width:6in;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" stroked="f">
                <v:textbox style="mso-fit-shape-to-text:t" inset="0,0,0,0">
                  <w:txbxContent>
                    <w:p w14:paraId="5BE63B95" w14:textId="0ED518B5" w:rsidR="00834EC1" w:rsidRPr="00706390" w:rsidRDefault="00834EC1" w:rsidP="00834EC1">
                      <w:pPr>
                        <w:pStyle w:val="Caption"/>
                        <w:rPr>
                          <w:noProof/>
                        </w:rPr>
                      </w:pPr>
                      <w:r>
                        <w:t xml:space="preserve">Figure </w:t>
                      </w:r>
                      <w:fldSimple w:instr=" SEQ Figure \* ARABIC ">
                        <w:r w:rsidR="009B51E9">
                          <w:rPr>
                            <w:noProof/>
                          </w:rPr>
                          <w:t>11</w:t>
                        </w:r>
                      </w:fldSimple>
                      <w:r>
                        <w:t>: ECP request processing state machine</w:t>
                      </w:r>
                    </w:p>
                  </w:txbxContent>
                </v:textbox>
                <w10:wrap type="topAndBottom"/>
              </v:shape>
            </w:pict>
          </mc:Fallback>
        </mc:AlternateContent>
      </w:r>
      <w:r w:rsidR="0044068E">
        <w:rPr>
          <w:noProof/>
        </w:rPr>
        <w:drawing>
          <wp:anchor distT="0" distB="0" distL="114300" distR="114300" simplePos="0" relativeHeight="251664384" behindDoc="0" locked="0" layoutInCell="1" allowOverlap="1" wp14:anchorId="0B70BB94" wp14:editId="63CF12BD">
            <wp:simplePos x="0" y="0"/>
            <wp:positionH relativeFrom="page">
              <wp:posOffset>1145540</wp:posOffset>
            </wp:positionH>
            <wp:positionV relativeFrom="paragraph">
              <wp:posOffset>140970</wp:posOffset>
            </wp:positionV>
            <wp:extent cx="5486400" cy="3795395"/>
            <wp:effectExtent l="0" t="0" r="0" b="0"/>
            <wp:wrapTopAndBottom/>
            <wp:docPr id="1304474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74076"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486400" cy="3795395"/>
                    </a:xfrm>
                    <a:prstGeom prst="rect">
                      <a:avLst/>
                    </a:prstGeom>
                    <a:noFill/>
                    <a:ln>
                      <a:noFill/>
                    </a:ln>
                  </pic:spPr>
                </pic:pic>
              </a:graphicData>
            </a:graphic>
            <wp14:sizeRelV relativeFrom="margin">
              <wp14:pctHeight>0</wp14:pctHeight>
            </wp14:sizeRelV>
          </wp:anchor>
        </w:drawing>
      </w:r>
    </w:p>
    <w:p w14:paraId="56599310" w14:textId="3E1A4947" w:rsidR="00331783" w:rsidRDefault="00331783" w:rsidP="00331783">
      <w:pPr>
        <w:pStyle w:val="Heading1"/>
      </w:pPr>
      <w:bookmarkStart w:id="173" w:name="_Toc226546724"/>
      <w:r>
        <w:t>Commands</w:t>
      </w:r>
      <w:bookmarkEnd w:id="146"/>
      <w:bookmarkEnd w:id="170"/>
      <w:bookmarkEnd w:id="173"/>
    </w:p>
    <w:p w14:paraId="6DA452D2" w14:textId="5664F276" w:rsidR="009B05C4" w:rsidRPr="009B05C4" w:rsidRDefault="009B05C4" w:rsidP="009B05C4">
      <w:r>
        <w:t>All command</w:t>
      </w:r>
      <w:r w:rsidR="009B51E9">
        <w:t xml:space="preserve"> identifiers</w:t>
      </w:r>
      <w:r>
        <w:t xml:space="preserve"> are 16-bit values.</w:t>
      </w:r>
      <w:r w:rsidR="00281DBE">
        <w:t xml:space="preserve"> </w:t>
      </w:r>
      <w:r>
        <w:t>Commands taking arguments or returning response data specify the structure of the payload data.</w:t>
      </w:r>
      <w:r w:rsidR="00281DBE">
        <w:t xml:space="preserve"> </w:t>
      </w:r>
      <w:r>
        <w:t xml:space="preserve">If not specified, the command </w:t>
      </w:r>
      <w:r w:rsidR="0029009D">
        <w:t>has no</w:t>
      </w:r>
      <w:r>
        <w:t xml:space="preserve"> </w:t>
      </w:r>
      <w:r w:rsidR="00834EC1">
        <w:t>associated</w:t>
      </w:r>
      <w:r>
        <w:t xml:space="preserve"> data.</w:t>
      </w:r>
    </w:p>
    <w:p w14:paraId="7CBFE43B" w14:textId="70F1FEE2" w:rsidR="00331783" w:rsidRDefault="008F5542" w:rsidP="00FF22FF">
      <w:pPr>
        <w:pStyle w:val="Heading2"/>
      </w:pPr>
      <w:bookmarkStart w:id="174" w:name="_Toc226546725"/>
      <w:r>
        <w:t>C</w:t>
      </w:r>
      <w:r w:rsidR="00A77530">
        <w:t>ommand</w:t>
      </w:r>
      <w:r>
        <w:t xml:space="preserve"> 0</w:t>
      </w:r>
      <w:r w:rsidR="009B05C4">
        <w:t>x000</w:t>
      </w:r>
      <w:r w:rsidR="007F4D74">
        <w:t>0</w:t>
      </w:r>
      <w:r>
        <w:t xml:space="preserve">: </w:t>
      </w:r>
      <w:r w:rsidR="009B05C4">
        <w:t>ECP_</w:t>
      </w:r>
      <w:r>
        <w:t>CMD_</w:t>
      </w:r>
      <w:r w:rsidR="009B05C4">
        <w:t>PROTO_VERSION</w:t>
      </w:r>
      <w:bookmarkEnd w:id="174"/>
    </w:p>
    <w:p w14:paraId="77A2D359" w14:textId="2732DD35" w:rsidR="008B7056" w:rsidRPr="00B42392" w:rsidRDefault="009B05C4" w:rsidP="00B42392">
      <w:r>
        <w:t>This command gets the protocol version.</w:t>
      </w:r>
      <w:r w:rsidR="00281DBE">
        <w:t xml:space="preserve"> </w:t>
      </w:r>
      <w:r w:rsidR="00236BFE">
        <w:t xml:space="preserve">This revision of the protocol always returns </w:t>
      </w:r>
      <w:del w:id="175" w:author="Jansen, Adam (US)" w:date="2026-07-23T16:14:00Z" w16du:dateUtc="2026-07-23T21:14:00Z">
        <w:r w:rsidR="00236BFE" w:rsidDel="00633FD6">
          <w:delText>1</w:delText>
        </w:r>
      </w:del>
      <w:ins w:id="176" w:author="Jansen, Adam (US)" w:date="2026-07-23T16:14:00Z" w16du:dateUtc="2026-07-23T21:14:00Z">
        <w:r w:rsidR="00633FD6">
          <w:t>2</w:t>
        </w:r>
      </w:ins>
      <w:r w:rsidR="00236BFE">
        <w:t>.</w:t>
      </w:r>
    </w:p>
    <w:tbl>
      <w:tblPr>
        <w:tblStyle w:val="GridTable5Dark-Accent1"/>
        <w:tblW w:w="0" w:type="auto"/>
        <w:jc w:val="center"/>
        <w:tblLook w:val="0680" w:firstRow="0" w:lastRow="0" w:firstColumn="1" w:lastColumn="0" w:noHBand="1" w:noVBand="1"/>
      </w:tblPr>
      <w:tblGrid>
        <w:gridCol w:w="3235"/>
        <w:gridCol w:w="6115"/>
      </w:tblGrid>
      <w:tr w:rsidR="008F5542" w14:paraId="711BDB2B"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60C3BE1" w14:textId="56957316" w:rsidR="008F5542" w:rsidRDefault="008F5542" w:rsidP="00B42392">
            <w:r>
              <w:t>Command ID</w:t>
            </w:r>
          </w:p>
        </w:tc>
        <w:tc>
          <w:tcPr>
            <w:tcW w:w="6115" w:type="dxa"/>
          </w:tcPr>
          <w:p w14:paraId="5E62030C" w14:textId="0A0C85A7" w:rsidR="008F5542" w:rsidRDefault="00811FA4" w:rsidP="00B42392">
            <w:pPr>
              <w:cnfStyle w:val="000000000000" w:firstRow="0" w:lastRow="0" w:firstColumn="0" w:lastColumn="0" w:oddVBand="0" w:evenVBand="0" w:oddHBand="0" w:evenHBand="0" w:firstRowFirstColumn="0" w:firstRowLastColumn="0" w:lastRowFirstColumn="0" w:lastRowLastColumn="0"/>
            </w:pPr>
            <w:r>
              <w:t>0x00</w:t>
            </w:r>
            <w:r w:rsidR="009B05C4">
              <w:t>0</w:t>
            </w:r>
            <w:r w:rsidR="007F4D74">
              <w:t>0</w:t>
            </w:r>
          </w:p>
        </w:tc>
      </w:tr>
      <w:tr w:rsidR="008F5542" w14:paraId="33D3D672"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4B3EB78" w14:textId="764784B8" w:rsidR="008F5542" w:rsidRDefault="008F5542" w:rsidP="00B42392">
            <w:r>
              <w:t>Name</w:t>
            </w:r>
          </w:p>
        </w:tc>
        <w:tc>
          <w:tcPr>
            <w:tcW w:w="6115" w:type="dxa"/>
          </w:tcPr>
          <w:p w14:paraId="155D3556" w14:textId="16AE6C18" w:rsidR="008F5542" w:rsidRDefault="009B05C4" w:rsidP="00B42392">
            <w:pPr>
              <w:cnfStyle w:val="000000000000" w:firstRow="0" w:lastRow="0" w:firstColumn="0" w:lastColumn="0" w:oddVBand="0" w:evenVBand="0" w:oddHBand="0" w:evenHBand="0" w:firstRowFirstColumn="0" w:firstRowLastColumn="0" w:lastRowFirstColumn="0" w:lastRowLastColumn="0"/>
            </w:pPr>
            <w:r>
              <w:t>Protocol version</w:t>
            </w:r>
          </w:p>
        </w:tc>
      </w:tr>
      <w:tr w:rsidR="0097347D" w14:paraId="7A06C90B"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BBD50B3" w14:textId="4CAFFA46" w:rsidR="0097347D" w:rsidRDefault="0097347D" w:rsidP="00B42392">
            <w:r>
              <w:t>Command revision</w:t>
            </w:r>
          </w:p>
        </w:tc>
        <w:tc>
          <w:tcPr>
            <w:tcW w:w="6115" w:type="dxa"/>
          </w:tcPr>
          <w:p w14:paraId="28CDCB8E" w14:textId="4E86C8DB" w:rsidR="0097347D" w:rsidRDefault="0097347D" w:rsidP="00B42392">
            <w:pPr>
              <w:cnfStyle w:val="000000000000" w:firstRow="0" w:lastRow="0" w:firstColumn="0" w:lastColumn="0" w:oddVBand="0" w:evenVBand="0" w:oddHBand="0" w:evenHBand="0" w:firstRowFirstColumn="0" w:firstRowLastColumn="0" w:lastRowFirstColumn="0" w:lastRowLastColumn="0"/>
            </w:pPr>
            <w:del w:id="177" w:author="Jansen, Adam (US)" w:date="2026-07-23T15:20:00Z" w16du:dateUtc="2026-07-23T20:20:00Z">
              <w:r w:rsidDel="0008057B">
                <w:delText>1</w:delText>
              </w:r>
            </w:del>
            <w:ins w:id="178" w:author="Jansen, Adam (US)" w:date="2026-07-23T15:20:00Z" w16du:dateUtc="2026-07-23T20:20:00Z">
              <w:r w:rsidR="0008057B">
                <w:t>2</w:t>
              </w:r>
            </w:ins>
          </w:p>
        </w:tc>
      </w:tr>
      <w:tr w:rsidR="008F5542" w14:paraId="0E6EDEC0"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0D6A1B6" w14:textId="523783E6" w:rsidR="008F5542" w:rsidRDefault="008F5542" w:rsidP="00B42392">
            <w:r>
              <w:t>Request payload format</w:t>
            </w:r>
          </w:p>
        </w:tc>
        <w:tc>
          <w:tcPr>
            <w:tcW w:w="6115" w:type="dxa"/>
          </w:tcPr>
          <w:p w14:paraId="2506BC34" w14:textId="67C6D2FE" w:rsidR="008F5542" w:rsidRPr="00A77530" w:rsidRDefault="00811FA4" w:rsidP="00B42392">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8F5542" w14:paraId="43D5DDFF"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6C5BF00" w14:textId="291B28A2" w:rsidR="008F5542" w:rsidRDefault="008F5542" w:rsidP="00B42392">
            <w:r>
              <w:t>Response payload format</w:t>
            </w:r>
          </w:p>
        </w:tc>
        <w:tc>
          <w:tcPr>
            <w:tcW w:w="6115" w:type="dxa"/>
          </w:tcPr>
          <w:p w14:paraId="5EE1AA26" w14:textId="77777777" w:rsidR="008F5542" w:rsidRPr="009B05C4" w:rsidRDefault="009B05C4" w:rsidP="00B4239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228DE04E" w14:textId="79212D17" w:rsidR="009B05C4" w:rsidRDefault="00281DBE" w:rsidP="00B42392">
            <w:pPr>
              <w:cnfStyle w:val="000000000000" w:firstRow="0" w:lastRow="0" w:firstColumn="0" w:lastColumn="0" w:oddVBand="0" w:evenVBand="0" w:oddHBand="0" w:evenHBand="0" w:firstRowFirstColumn="0" w:firstRowLastColumn="0" w:lastRowFirstColumn="0" w:lastRowLastColumn="0"/>
              <w:rPr>
                <w:ins w:id="179" w:author="Jansen, Adam (US)" w:date="2026-07-23T15:20:00Z" w16du:dateUtc="2026-07-23T20:20:00Z"/>
                <w:rFonts w:ascii="Aptos Mono" w:hAnsi="Aptos Mono"/>
                <w:sz w:val="20"/>
                <w:szCs w:val="20"/>
              </w:rPr>
            </w:pPr>
            <w:r>
              <w:rPr>
                <w:rFonts w:ascii="Aptos Mono" w:hAnsi="Aptos Mono"/>
                <w:sz w:val="20"/>
                <w:szCs w:val="20"/>
              </w:rPr>
              <w:t xml:space="preserve">  </w:t>
            </w:r>
            <w:r w:rsidR="009B05C4" w:rsidRPr="009B05C4">
              <w:rPr>
                <w:rFonts w:ascii="Aptos Mono" w:hAnsi="Aptos Mono"/>
                <w:sz w:val="20"/>
                <w:szCs w:val="20"/>
              </w:rPr>
              <w:t>uint8_t version</w:t>
            </w:r>
            <w:ins w:id="180" w:author="Jansen, Adam (US)" w:date="2026-07-23T15:20:00Z" w16du:dateUtc="2026-07-23T20:20:00Z">
              <w:r w:rsidR="0008057B">
                <w:rPr>
                  <w:rFonts w:ascii="Aptos Mono" w:hAnsi="Aptos Mono"/>
                  <w:sz w:val="20"/>
                  <w:szCs w:val="20"/>
                </w:rPr>
                <w:t>s</w:t>
              </w:r>
            </w:ins>
            <w:r w:rsidR="009B05C4" w:rsidRPr="009B05C4">
              <w:rPr>
                <w:rFonts w:ascii="Aptos Mono" w:hAnsi="Aptos Mono"/>
                <w:sz w:val="20"/>
                <w:szCs w:val="20"/>
              </w:rPr>
              <w:t>;</w:t>
            </w:r>
          </w:p>
          <w:p w14:paraId="667F1D8D" w14:textId="1895B008" w:rsidR="0008057B" w:rsidRDefault="0008057B" w:rsidP="00B42392">
            <w:pPr>
              <w:cnfStyle w:val="000000000000" w:firstRow="0" w:lastRow="0" w:firstColumn="0" w:lastColumn="0" w:oddVBand="0" w:evenVBand="0" w:oddHBand="0" w:evenHBand="0" w:firstRowFirstColumn="0" w:firstRowLastColumn="0" w:lastRowFirstColumn="0" w:lastRowLastColumn="0"/>
              <w:rPr>
                <w:ins w:id="181" w:author="Jansen, Adam (US)" w:date="2026-07-23T15:20:00Z" w16du:dateUtc="2026-07-23T20:20:00Z"/>
                <w:rFonts w:ascii="Aptos Mono" w:hAnsi="Aptos Mono"/>
                <w:sz w:val="20"/>
                <w:szCs w:val="20"/>
              </w:rPr>
            </w:pPr>
            <w:ins w:id="182" w:author="Jansen, Adam (US)" w:date="2026-07-23T15:21:00Z" w16du:dateUtc="2026-07-23T20:21:00Z">
              <w:r>
                <w:rPr>
                  <w:rFonts w:ascii="Aptos Mono" w:hAnsi="Aptos Mono"/>
                  <w:sz w:val="20"/>
                  <w:szCs w:val="20"/>
                </w:rPr>
                <w:t xml:space="preserve">  </w:t>
              </w:r>
            </w:ins>
            <w:ins w:id="183" w:author="Jansen, Adam (US)" w:date="2026-07-23T15:20:00Z" w16du:dateUtc="2026-07-23T20:20:00Z">
              <w:r>
                <w:rPr>
                  <w:rFonts w:ascii="Aptos Mono" w:hAnsi="Aptos Mono"/>
                  <w:sz w:val="20"/>
                  <w:szCs w:val="20"/>
                </w:rPr>
                <w:t xml:space="preserve">uint16_t </w:t>
              </w:r>
              <w:proofErr w:type="spellStart"/>
              <w:r>
                <w:rPr>
                  <w:rFonts w:ascii="Aptos Mono" w:hAnsi="Aptos Mono"/>
                  <w:sz w:val="20"/>
                  <w:szCs w:val="20"/>
                </w:rPr>
                <w:t>max_request_packet_size</w:t>
              </w:r>
              <w:proofErr w:type="spellEnd"/>
              <w:r>
                <w:rPr>
                  <w:rFonts w:ascii="Aptos Mono" w:hAnsi="Aptos Mono"/>
                  <w:sz w:val="20"/>
                  <w:szCs w:val="20"/>
                </w:rPr>
                <w:t>;</w:t>
              </w:r>
            </w:ins>
          </w:p>
          <w:p w14:paraId="22235BCC" w14:textId="17BF176C" w:rsidR="0008057B" w:rsidRDefault="0008057B" w:rsidP="00B42392">
            <w:pPr>
              <w:cnfStyle w:val="000000000000" w:firstRow="0" w:lastRow="0" w:firstColumn="0" w:lastColumn="0" w:oddVBand="0" w:evenVBand="0" w:oddHBand="0" w:evenHBand="0" w:firstRowFirstColumn="0" w:firstRowLastColumn="0" w:lastRowFirstColumn="0" w:lastRowLastColumn="0"/>
              <w:rPr>
                <w:ins w:id="184" w:author="Jansen, Adam (US)" w:date="2026-07-23T15:21:00Z" w16du:dateUtc="2026-07-23T20:21:00Z"/>
                <w:rFonts w:ascii="Aptos Mono" w:hAnsi="Aptos Mono"/>
                <w:sz w:val="20"/>
                <w:szCs w:val="20"/>
              </w:rPr>
            </w:pPr>
            <w:ins w:id="185" w:author="Jansen, Adam (US)" w:date="2026-07-23T15:21:00Z" w16du:dateUtc="2026-07-23T20:21:00Z">
              <w:r>
                <w:rPr>
                  <w:rFonts w:ascii="Aptos Mono" w:hAnsi="Aptos Mono"/>
                  <w:sz w:val="20"/>
                  <w:szCs w:val="20"/>
                </w:rPr>
                <w:t xml:space="preserve">  </w:t>
              </w:r>
            </w:ins>
            <w:ins w:id="186" w:author="Jansen, Adam (US)" w:date="2026-07-23T15:20:00Z" w16du:dateUtc="2026-07-23T20:20:00Z">
              <w:r>
                <w:rPr>
                  <w:rFonts w:ascii="Aptos Mono" w:hAnsi="Aptos Mono"/>
                  <w:sz w:val="20"/>
                  <w:szCs w:val="20"/>
                </w:rPr>
                <w:t xml:space="preserve">uint16_t </w:t>
              </w:r>
              <w:proofErr w:type="spellStart"/>
              <w:r>
                <w:rPr>
                  <w:rFonts w:ascii="Aptos Mono" w:hAnsi="Aptos Mono"/>
                  <w:sz w:val="20"/>
                  <w:szCs w:val="20"/>
                </w:rPr>
                <w:t>max</w:t>
              </w:r>
            </w:ins>
            <w:ins w:id="187" w:author="Jansen, Adam (US)" w:date="2026-07-23T15:21:00Z" w16du:dateUtc="2026-07-23T20:21:00Z">
              <w:r>
                <w:rPr>
                  <w:rFonts w:ascii="Aptos Mono" w:hAnsi="Aptos Mono"/>
                  <w:sz w:val="20"/>
                  <w:szCs w:val="20"/>
                </w:rPr>
                <w:t>_response_packet_size</w:t>
              </w:r>
              <w:proofErr w:type="spellEnd"/>
              <w:r>
                <w:rPr>
                  <w:rFonts w:ascii="Aptos Mono" w:hAnsi="Aptos Mono"/>
                  <w:sz w:val="20"/>
                  <w:szCs w:val="20"/>
                </w:rPr>
                <w:t>;</w:t>
              </w:r>
            </w:ins>
          </w:p>
          <w:p w14:paraId="7E5AB794" w14:textId="6BD1C80C" w:rsidR="0008057B" w:rsidRPr="009B05C4" w:rsidRDefault="0008057B" w:rsidP="00B4239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ins w:id="188" w:author="Jansen, Adam (US)" w:date="2026-07-23T15:21:00Z" w16du:dateUtc="2026-07-23T20:21:00Z">
              <w:r>
                <w:rPr>
                  <w:rFonts w:ascii="Aptos Mono" w:hAnsi="Aptos Mono"/>
                  <w:sz w:val="20"/>
                  <w:szCs w:val="20"/>
                </w:rPr>
                <w:t xml:space="preserve">  uint16_t flags;</w:t>
              </w:r>
            </w:ins>
          </w:p>
          <w:p w14:paraId="0B3D258A" w14:textId="258452F4" w:rsidR="009B05C4" w:rsidRDefault="009B05C4" w:rsidP="00B42392">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E30985" w14:paraId="22C3922F"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7F37BB4" w14:textId="561F2309" w:rsidR="00E30985" w:rsidRDefault="00E30985" w:rsidP="00B42392">
            <w:r>
              <w:t xml:space="preserve">Required </w:t>
            </w:r>
            <w:r w:rsidR="004B285E">
              <w:t>features</w:t>
            </w:r>
          </w:p>
        </w:tc>
        <w:tc>
          <w:tcPr>
            <w:tcW w:w="6115" w:type="dxa"/>
          </w:tcPr>
          <w:p w14:paraId="22DD66F5" w14:textId="397E7687" w:rsidR="00E30985" w:rsidRPr="00A77530" w:rsidRDefault="00E30985" w:rsidP="00B42392">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236BFE" w14:paraId="3D79E919" w14:textId="77777777" w:rsidTr="00A77530">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CCCA39E" w14:textId="2FA2845A" w:rsidR="00236BFE" w:rsidRDefault="00236BFE" w:rsidP="00B42392">
            <w:r>
              <w:lastRenderedPageBreak/>
              <w:t>Availability</w:t>
            </w:r>
          </w:p>
        </w:tc>
        <w:tc>
          <w:tcPr>
            <w:tcW w:w="6115" w:type="dxa"/>
          </w:tcPr>
          <w:p w14:paraId="38F5D30C" w14:textId="5D5114F8" w:rsidR="00236BFE" w:rsidRDefault="00236BFE" w:rsidP="00B42392">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41ADA403" w14:textId="0A9E5520" w:rsidR="00236BFE" w:rsidRPr="00236BFE" w:rsidRDefault="00236BFE" w:rsidP="00B42392">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Active</w:t>
            </w:r>
          </w:p>
        </w:tc>
      </w:tr>
    </w:tbl>
    <w:p w14:paraId="49A8DA04" w14:textId="33B01888" w:rsidR="00222DD7" w:rsidRDefault="0008057B" w:rsidP="00222DD7">
      <w:r>
        <w:rPr>
          <w:noProof/>
        </w:rPr>
        <mc:AlternateContent>
          <mc:Choice Requires="wps">
            <w:drawing>
              <wp:anchor distT="91440" distB="91440" distL="114300" distR="114300" simplePos="0" relativeHeight="251682816" behindDoc="0" locked="0" layoutInCell="1" allowOverlap="1" wp14:anchorId="0579E989" wp14:editId="2ACFE14E">
                <wp:simplePos x="0" y="0"/>
                <wp:positionH relativeFrom="margin">
                  <wp:posOffset>786765</wp:posOffset>
                </wp:positionH>
                <wp:positionV relativeFrom="paragraph">
                  <wp:posOffset>904780</wp:posOffset>
                </wp:positionV>
                <wp:extent cx="4828032" cy="1403985"/>
                <wp:effectExtent l="0" t="0" r="0" b="0"/>
                <wp:wrapTopAndBottom/>
                <wp:docPr id="1937253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032" cy="1403985"/>
                        </a:xfrm>
                        <a:prstGeom prst="rect">
                          <a:avLst/>
                        </a:prstGeom>
                        <a:noFill/>
                        <a:ln w="9525">
                          <a:noFill/>
                          <a:miter lim="800000"/>
                          <a:headEnd/>
                          <a:tailEnd/>
                        </a:ln>
                      </wps:spPr>
                      <wps:txbx>
                        <w:txbxContent>
                          <w:p w14:paraId="475B1811" w14:textId="77777777" w:rsidR="0008057B" w:rsidRDefault="0008057B" w:rsidP="0008057B">
                            <w:pPr>
                              <w:pBdr>
                                <w:left w:val="single" w:sz="48" w:space="4" w:color="156082" w:themeColor="accent1"/>
                              </w:pBdr>
                              <w:shd w:val="pct10" w:color="auto" w:fill="auto"/>
                              <w:spacing w:after="0"/>
                              <w:rPr>
                                <w:b/>
                                <w:bCs/>
                                <w:sz w:val="22"/>
                                <w:szCs w:val="22"/>
                              </w:rPr>
                            </w:pPr>
                            <w:r>
                              <w:rPr>
                                <w:rFonts w:ascii="Segoe UI Symbol" w:hAnsi="Segoe UI Symbol"/>
                                <w:b/>
                                <w:bCs/>
                                <w:sz w:val="22"/>
                                <w:szCs w:val="22"/>
                              </w:rPr>
                              <w:t>🗒️</w:t>
                            </w:r>
                            <w:r w:rsidRPr="00517C65">
                              <w:rPr>
                                <w:b/>
                                <w:bCs/>
                                <w:sz w:val="22"/>
                                <w:szCs w:val="22"/>
                              </w:rPr>
                              <w:t>NOTE</w:t>
                            </w:r>
                          </w:p>
                          <w:p w14:paraId="0CB70F2F" w14:textId="5471F4D7" w:rsidR="0008057B" w:rsidRPr="00D229FD" w:rsidRDefault="0008057B" w:rsidP="0008057B">
                            <w:pPr>
                              <w:pBdr>
                                <w:left w:val="single" w:sz="48" w:space="4" w:color="156082" w:themeColor="accent1"/>
                              </w:pBdr>
                              <w:shd w:val="pct10" w:color="auto" w:fill="auto"/>
                              <w:spacing w:after="0"/>
                              <w:rPr>
                                <w:i/>
                                <w:iCs/>
                                <w:color w:val="FFFFFF" w:themeColor="background1"/>
                                <w14:textOutline w14:w="9525" w14:cap="rnd" w14:cmpd="sng" w14:algn="ctr">
                                  <w14:noFill/>
                                  <w14:prstDash w14:val="solid"/>
                                  <w14:bevel/>
                                </w14:textOutline>
                                <w14:textFill>
                                  <w14:noFill/>
                                </w14:textFill>
                              </w:rPr>
                            </w:pPr>
                            <w:ins w:id="189" w:author="Jansen, Adam (US)" w:date="2026-07-23T15:25:00Z" w16du:dateUtc="2026-07-23T20:25:00Z">
                              <w:r>
                                <w:rPr>
                                  <w:sz w:val="22"/>
                                  <w:szCs w:val="22"/>
                                </w:rPr>
                                <w:t>“In-progress” support allows the host to query the status of long-running background tasks</w:t>
                              </w:r>
                            </w:ins>
                            <w:del w:id="190" w:author="Jansen, Adam (US)" w:date="2026-07-23T15:24:00Z" w16du:dateUtc="2026-07-23T20:24:00Z">
                              <w:r w:rsidDel="0008057B">
                                <w:rPr>
                                  <w:sz w:val="22"/>
                                  <w:szCs w:val="22"/>
                                </w:rPr>
                                <w:delText>.</w:delText>
                              </w:r>
                            </w:del>
                            <w:ins w:id="191" w:author="Jansen, Adam (US)" w:date="2026-07-23T15:25:00Z" w16du:dateUtc="2026-07-23T20:25:00Z">
                              <w:r>
                                <w:rPr>
                                  <w:sz w:val="22"/>
                                  <w:szCs w:val="22"/>
                                </w:rPr>
                                <w:t xml:space="preserve"> I2C-based ECPs SHOULD implement IN_PROGRESS_SUPPORTED.</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79E989" id="_x0000_s1031" type="#_x0000_t202" style="position:absolute;margin-left:61.95pt;margin-top:71.25pt;width:380.15pt;height:110.55pt;z-index:2516828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" filled="f" stroked="f">
                <v:textbox style="mso-fit-shape-to-text:t">
                  <w:txbxContent>
                    <w:p w14:paraId="475B1811" w14:textId="77777777" w:rsidR="0008057B" w:rsidRDefault="0008057B" w:rsidP="0008057B">
                      <w:pPr>
                        <w:pBdr>
                          <w:left w:val="single" w:sz="48" w:space="4" w:color="156082" w:themeColor="accent1"/>
                        </w:pBdr>
                        <w:shd w:val="pct10" w:color="auto" w:fill="auto"/>
                        <w:spacing w:after="0"/>
                        <w:rPr>
                          <w:b/>
                          <w:bCs/>
                          <w:sz w:val="22"/>
                          <w:szCs w:val="22"/>
                        </w:rPr>
                      </w:pPr>
                      <w:r>
                        <w:rPr>
                          <w:rFonts w:ascii="Segoe UI Symbol" w:hAnsi="Segoe UI Symbol"/>
                          <w:b/>
                          <w:bCs/>
                          <w:sz w:val="22"/>
                          <w:szCs w:val="22"/>
                        </w:rPr>
                        <w:t>🗒️</w:t>
                      </w:r>
                      <w:r w:rsidRPr="00517C65">
                        <w:rPr>
                          <w:b/>
                          <w:bCs/>
                          <w:sz w:val="22"/>
                          <w:szCs w:val="22"/>
                        </w:rPr>
                        <w:t>NOTE</w:t>
                      </w:r>
                    </w:p>
                    <w:p w14:paraId="0CB70F2F" w14:textId="5471F4D7" w:rsidR="0008057B" w:rsidRPr="00D229FD" w:rsidRDefault="0008057B" w:rsidP="0008057B">
                      <w:pPr>
                        <w:pBdr>
                          <w:left w:val="single" w:sz="48" w:space="4" w:color="156082" w:themeColor="accent1"/>
                        </w:pBdr>
                        <w:shd w:val="pct10" w:color="auto" w:fill="auto"/>
                        <w:spacing w:after="0"/>
                        <w:rPr>
                          <w:i/>
                          <w:iCs/>
                          <w:color w:val="FFFFFF" w:themeColor="background1"/>
                          <w14:textOutline w14:w="9525" w14:cap="rnd" w14:cmpd="sng" w14:algn="ctr">
                            <w14:noFill/>
                            <w14:prstDash w14:val="solid"/>
                            <w14:bevel/>
                          </w14:textOutline>
                          <w14:textFill>
                            <w14:noFill/>
                          </w14:textFill>
                        </w:rPr>
                      </w:pPr>
                      <w:ins w:id="192" w:author="Jansen, Adam (US)" w:date="2026-07-23T15:25:00Z" w16du:dateUtc="2026-07-23T20:25:00Z">
                        <w:r>
                          <w:rPr>
                            <w:sz w:val="22"/>
                            <w:szCs w:val="22"/>
                          </w:rPr>
                          <w:t>“In-progress” support allows the host to query the status of long-running background tasks</w:t>
                        </w:r>
                      </w:ins>
                      <w:del w:id="193" w:author="Jansen, Adam (US)" w:date="2026-07-23T15:24:00Z" w16du:dateUtc="2026-07-23T20:24:00Z">
                        <w:r w:rsidDel="0008057B">
                          <w:rPr>
                            <w:sz w:val="22"/>
                            <w:szCs w:val="22"/>
                          </w:rPr>
                          <w:delText>.</w:delText>
                        </w:r>
                      </w:del>
                      <w:ins w:id="194" w:author="Jansen, Adam (US)" w:date="2026-07-23T15:25:00Z" w16du:dateUtc="2026-07-23T20:25:00Z">
                        <w:r>
                          <w:rPr>
                            <w:sz w:val="22"/>
                            <w:szCs w:val="22"/>
                          </w:rPr>
                          <w:t xml:space="preserve"> I2C-based ECPs SHOULD implement IN_PROGRESS_SUPPORTED.</w:t>
                        </w:r>
                      </w:ins>
                    </w:p>
                  </w:txbxContent>
                </v:textbox>
                <w10:wrap type="topAndBottom" anchorx="margin"/>
              </v:shape>
            </w:pict>
          </mc:Fallback>
        </mc:AlternateContent>
      </w:r>
    </w:p>
    <w:tbl>
      <w:tblPr>
        <w:tblStyle w:val="ListTable2-Accent1"/>
        <w:tblW w:w="0" w:type="auto"/>
        <w:jc w:val="center"/>
        <w:tblLook w:val="0620" w:firstRow="1" w:lastRow="0" w:firstColumn="0" w:lastColumn="0" w:noHBand="1" w:noVBand="1"/>
        <w:tblPrChange w:id="195" w:author="Jansen, Adam (US)" w:date="2026-07-23T15:23:00Z" w16du:dateUtc="2026-07-23T20:23:00Z">
          <w:tblPr>
            <w:tblStyle w:val="ListTable2-Accent1"/>
            <w:tblW w:w="0" w:type="auto"/>
            <w:tblLook w:val="0620" w:firstRow="1" w:lastRow="0" w:firstColumn="0" w:lastColumn="0" w:noHBand="1" w:noVBand="1"/>
          </w:tblPr>
        </w:tblPrChange>
      </w:tblPr>
      <w:tblGrid>
        <w:gridCol w:w="1260"/>
        <w:gridCol w:w="5220"/>
        <w:tblGridChange w:id="196">
          <w:tblGrid>
            <w:gridCol w:w="720"/>
            <w:gridCol w:w="540"/>
            <w:gridCol w:w="1980"/>
            <w:gridCol w:w="3240"/>
          </w:tblGrid>
        </w:tblGridChange>
      </w:tblGrid>
      <w:tr w:rsidR="0008057B" w14:paraId="4C291E8A" w14:textId="77777777" w:rsidTr="0008057B">
        <w:trPr>
          <w:cnfStyle w:val="100000000000" w:firstRow="1" w:lastRow="0" w:firstColumn="0" w:lastColumn="0" w:oddVBand="0" w:evenVBand="0" w:oddHBand="0" w:evenHBand="0" w:firstRowFirstColumn="0" w:firstRowLastColumn="0" w:lastRowFirstColumn="0" w:lastRowLastColumn="0"/>
          <w:tblHeader/>
          <w:jc w:val="center"/>
          <w:trPrChange w:id="197" w:author="Jansen, Adam (US)" w:date="2026-07-23T15:23:00Z" w16du:dateUtc="2026-07-23T20:23:00Z">
            <w:trPr>
              <w:gridAfter w:val="0"/>
              <w:tblHeader/>
            </w:trPr>
          </w:trPrChange>
        </w:trPr>
        <w:tc>
          <w:tcPr>
            <w:tcW w:w="1260" w:type="dxa"/>
            <w:tcPrChange w:id="198" w:author="Jansen, Adam (US)" w:date="2026-07-23T15:23:00Z" w16du:dateUtc="2026-07-23T20:23:00Z">
              <w:tcPr>
                <w:tcW w:w="720" w:type="dxa"/>
              </w:tcPr>
            </w:tcPrChange>
          </w:tcPr>
          <w:p w14:paraId="1B210D89" w14:textId="6A7D9DEB" w:rsidR="0008057B" w:rsidRDefault="0008057B" w:rsidP="003635EE">
            <w:pPr>
              <w:cnfStyle w:val="100000000000" w:firstRow="1" w:lastRow="0" w:firstColumn="0" w:lastColumn="0" w:oddVBand="0" w:evenVBand="0" w:oddHBand="0" w:evenHBand="0" w:firstRowFirstColumn="0" w:firstRowLastColumn="0" w:lastRowFirstColumn="0" w:lastRowLastColumn="0"/>
            </w:pPr>
            <w:r>
              <w:t>Flag bit</w:t>
            </w:r>
          </w:p>
        </w:tc>
        <w:tc>
          <w:tcPr>
            <w:tcW w:w="5220" w:type="dxa"/>
            <w:tcPrChange w:id="199" w:author="Jansen, Adam (US)" w:date="2026-07-23T15:23:00Z" w16du:dateUtc="2026-07-23T20:23:00Z">
              <w:tcPr>
                <w:tcW w:w="2520" w:type="dxa"/>
                <w:gridSpan w:val="2"/>
              </w:tcPr>
            </w:tcPrChange>
          </w:tcPr>
          <w:p w14:paraId="5E10F8E4" w14:textId="335A0009" w:rsidR="0008057B" w:rsidRDefault="0008057B" w:rsidP="003635EE">
            <w:pPr>
              <w:cnfStyle w:val="100000000000" w:firstRow="1" w:lastRow="0" w:firstColumn="0" w:lastColumn="0" w:oddVBand="0" w:evenVBand="0" w:oddHBand="0" w:evenHBand="0" w:firstRowFirstColumn="0" w:firstRowLastColumn="0" w:lastRowFirstColumn="0" w:lastRowLastColumn="0"/>
            </w:pPr>
            <w:r>
              <w:t>Description</w:t>
            </w:r>
          </w:p>
        </w:tc>
      </w:tr>
      <w:tr w:rsidR="0008057B" w14:paraId="68C53802" w14:textId="77777777" w:rsidTr="0008057B">
        <w:trPr>
          <w:jc w:val="center"/>
          <w:trPrChange w:id="200" w:author="Jansen, Adam (US)" w:date="2026-07-23T15:23:00Z" w16du:dateUtc="2026-07-23T20:23:00Z">
            <w:trPr>
              <w:gridAfter w:val="0"/>
            </w:trPr>
          </w:trPrChange>
        </w:trPr>
        <w:tc>
          <w:tcPr>
            <w:tcW w:w="1260" w:type="dxa"/>
            <w:tcPrChange w:id="201" w:author="Jansen, Adam (US)" w:date="2026-07-23T15:23:00Z" w16du:dateUtc="2026-07-23T20:23:00Z">
              <w:tcPr>
                <w:tcW w:w="720" w:type="dxa"/>
              </w:tcPr>
            </w:tcPrChange>
          </w:tcPr>
          <w:p w14:paraId="60857A8F" w14:textId="39FDF616" w:rsidR="0008057B" w:rsidRDefault="0008057B" w:rsidP="003635EE">
            <w:pPr>
              <w:jc w:val="center"/>
              <w:rPr>
                <w:sz w:val="20"/>
                <w:szCs w:val="20"/>
              </w:rPr>
            </w:pPr>
            <w:r>
              <w:rPr>
                <w:sz w:val="20"/>
                <w:szCs w:val="20"/>
              </w:rPr>
              <w:t>0</w:t>
            </w:r>
          </w:p>
        </w:tc>
        <w:tc>
          <w:tcPr>
            <w:tcW w:w="5220" w:type="dxa"/>
            <w:tcPrChange w:id="202" w:author="Jansen, Adam (US)" w:date="2026-07-23T15:23:00Z" w16du:dateUtc="2026-07-23T20:23:00Z">
              <w:tcPr>
                <w:tcW w:w="2520" w:type="dxa"/>
                <w:gridSpan w:val="2"/>
              </w:tcPr>
            </w:tcPrChange>
          </w:tcPr>
          <w:p w14:paraId="7BBBA566" w14:textId="3A59D099" w:rsidR="0008057B" w:rsidRPr="001D01B3" w:rsidRDefault="0008057B" w:rsidP="003635EE">
            <w:pPr>
              <w:rPr>
                <w:sz w:val="20"/>
                <w:szCs w:val="20"/>
              </w:rPr>
            </w:pPr>
            <w:r>
              <w:rPr>
                <w:sz w:val="20"/>
                <w:szCs w:val="20"/>
              </w:rPr>
              <w:t>IN_PROGRESS_SUPPORTED</w:t>
            </w:r>
          </w:p>
        </w:tc>
      </w:tr>
    </w:tbl>
    <w:p w14:paraId="1CE52581" w14:textId="18C40993" w:rsidR="0008057B" w:rsidRDefault="0008057B" w:rsidP="00222DD7"/>
    <w:p w14:paraId="48BEDDC6" w14:textId="6984E0CF" w:rsidR="007F4D74" w:rsidRDefault="007F4D74" w:rsidP="007F4D74">
      <w:pPr>
        <w:pStyle w:val="Heading2"/>
      </w:pPr>
      <w:bookmarkStart w:id="203" w:name="_Toc226546726"/>
      <w:r>
        <w:t>Command 0x0001: ECP_CMD_IDENT</w:t>
      </w:r>
      <w:bookmarkEnd w:id="203"/>
    </w:p>
    <w:p w14:paraId="5D4EDFC7" w14:textId="77777777" w:rsidR="007F4D74" w:rsidRPr="00B42392" w:rsidRDefault="007F4D74" w:rsidP="007F4D74">
      <w:r>
        <w:t>This command gets the software version information for the ECP.</w:t>
      </w:r>
    </w:p>
    <w:tbl>
      <w:tblPr>
        <w:tblStyle w:val="GridTable5Dark-Accent1"/>
        <w:tblW w:w="0" w:type="auto"/>
        <w:jc w:val="center"/>
        <w:tblLook w:val="0680" w:firstRow="0" w:lastRow="0" w:firstColumn="1" w:lastColumn="0" w:noHBand="1" w:noVBand="1"/>
      </w:tblPr>
      <w:tblGrid>
        <w:gridCol w:w="3235"/>
        <w:gridCol w:w="6115"/>
      </w:tblGrid>
      <w:tr w:rsidR="007F4D74" w14:paraId="0DBC47E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5EBC6E3" w14:textId="77777777" w:rsidR="007F4D74" w:rsidRDefault="007F4D74" w:rsidP="00D851B1">
            <w:r>
              <w:t>Command ID</w:t>
            </w:r>
          </w:p>
        </w:tc>
        <w:tc>
          <w:tcPr>
            <w:tcW w:w="6115" w:type="dxa"/>
          </w:tcPr>
          <w:p w14:paraId="3139B407" w14:textId="7B81D3E1" w:rsidR="007F4D74" w:rsidRDefault="007F4D74" w:rsidP="00D851B1">
            <w:pPr>
              <w:cnfStyle w:val="000000000000" w:firstRow="0" w:lastRow="0" w:firstColumn="0" w:lastColumn="0" w:oddVBand="0" w:evenVBand="0" w:oddHBand="0" w:evenHBand="0" w:firstRowFirstColumn="0" w:firstRowLastColumn="0" w:lastRowFirstColumn="0" w:lastRowLastColumn="0"/>
            </w:pPr>
            <w:r>
              <w:t>0x0001</w:t>
            </w:r>
          </w:p>
        </w:tc>
      </w:tr>
      <w:tr w:rsidR="007F4D74" w14:paraId="2EE6E8D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B1F878B" w14:textId="77777777" w:rsidR="007F4D74" w:rsidRDefault="007F4D74" w:rsidP="00D851B1">
            <w:r>
              <w:t>Name</w:t>
            </w:r>
          </w:p>
        </w:tc>
        <w:tc>
          <w:tcPr>
            <w:tcW w:w="6115" w:type="dxa"/>
          </w:tcPr>
          <w:p w14:paraId="539FA76D"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Software Identification</w:t>
            </w:r>
          </w:p>
        </w:tc>
      </w:tr>
      <w:tr w:rsidR="007F4D74" w14:paraId="5EE326C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B7EB387" w14:textId="77777777" w:rsidR="007F4D74" w:rsidRDefault="007F4D74" w:rsidP="00D851B1">
            <w:r>
              <w:t>Command revision</w:t>
            </w:r>
          </w:p>
        </w:tc>
        <w:tc>
          <w:tcPr>
            <w:tcW w:w="6115" w:type="dxa"/>
          </w:tcPr>
          <w:p w14:paraId="76BA29D1"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5A26814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B541AED" w14:textId="77777777" w:rsidR="007F4D74" w:rsidRDefault="007F4D74" w:rsidP="00D851B1">
            <w:r>
              <w:t>Request payload format</w:t>
            </w:r>
          </w:p>
        </w:tc>
        <w:tc>
          <w:tcPr>
            <w:tcW w:w="6115" w:type="dxa"/>
          </w:tcPr>
          <w:p w14:paraId="7499E67D"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4F2C34EF" w14:textId="2B92103D"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uint8_t major;</w:t>
            </w:r>
          </w:p>
          <w:p w14:paraId="6DF78179" w14:textId="53303B1C"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uint8_t minor;</w:t>
            </w:r>
          </w:p>
          <w:p w14:paraId="4B2EF831" w14:textId="2E8C35AF"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uint16_t patch;</w:t>
            </w:r>
          </w:p>
          <w:p w14:paraId="63F445BE" w14:textId="0CF6CC62"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uint32_t build;</w:t>
            </w:r>
          </w:p>
          <w:p w14:paraId="2D2470FA" w14:textId="0BEBF31F"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uint8_t </w:t>
            </w:r>
            <w:proofErr w:type="spellStart"/>
            <w:r w:rsidR="007F4D74">
              <w:rPr>
                <w:rFonts w:ascii="Aptos Mono" w:hAnsi="Aptos Mono"/>
                <w:sz w:val="20"/>
                <w:szCs w:val="20"/>
              </w:rPr>
              <w:t>sw_part_</w:t>
            </w:r>
            <w:proofErr w:type="gramStart"/>
            <w:r w:rsidR="007F4D74">
              <w:rPr>
                <w:rFonts w:ascii="Aptos Mono" w:hAnsi="Aptos Mono"/>
                <w:sz w:val="20"/>
                <w:szCs w:val="20"/>
              </w:rPr>
              <w:t>number</w:t>
            </w:r>
            <w:proofErr w:type="spellEnd"/>
            <w:r w:rsidR="007F4D74">
              <w:rPr>
                <w:rFonts w:ascii="Aptos Mono" w:hAnsi="Aptos Mono"/>
                <w:sz w:val="20"/>
                <w:szCs w:val="20"/>
              </w:rPr>
              <w:t>[</w:t>
            </w:r>
            <w:proofErr w:type="gramEnd"/>
            <w:r w:rsidR="007F4D74">
              <w:rPr>
                <w:rFonts w:ascii="Aptos Mono" w:hAnsi="Aptos Mono"/>
                <w:sz w:val="20"/>
                <w:szCs w:val="20"/>
              </w:rPr>
              <w:t>16];</w:t>
            </w:r>
          </w:p>
          <w:p w14:paraId="6A0EF053"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7F4D74" w14:paraId="3E14C81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239AA67" w14:textId="77777777" w:rsidR="007F4D74" w:rsidRDefault="007F4D74" w:rsidP="00D851B1">
            <w:r>
              <w:t>Response payload format</w:t>
            </w:r>
          </w:p>
        </w:tc>
        <w:tc>
          <w:tcPr>
            <w:tcW w:w="6115" w:type="dxa"/>
          </w:tcPr>
          <w:p w14:paraId="494AFAB3"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5C80713A" w14:textId="3177DD18"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uint8_t major;</w:t>
            </w:r>
          </w:p>
          <w:p w14:paraId="4684B3DC" w14:textId="276C7E9D"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uint8_t minor;</w:t>
            </w:r>
          </w:p>
          <w:p w14:paraId="6BF4C713" w14:textId="2A5BBEAD"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uint16_t patch;</w:t>
            </w:r>
          </w:p>
          <w:p w14:paraId="28862109" w14:textId="729503FF"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uint32_t build;</w:t>
            </w:r>
          </w:p>
          <w:p w14:paraId="7DB29F4B" w14:textId="38A9D813"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uint8_t </w:t>
            </w:r>
            <w:proofErr w:type="spellStart"/>
            <w:r w:rsidR="007F4D74">
              <w:rPr>
                <w:rFonts w:ascii="Aptos Mono" w:hAnsi="Aptos Mono"/>
                <w:sz w:val="20"/>
                <w:szCs w:val="20"/>
              </w:rPr>
              <w:t>sw_part_</w:t>
            </w:r>
            <w:proofErr w:type="gramStart"/>
            <w:r w:rsidR="007F4D74">
              <w:rPr>
                <w:rFonts w:ascii="Aptos Mono" w:hAnsi="Aptos Mono"/>
                <w:sz w:val="20"/>
                <w:szCs w:val="20"/>
              </w:rPr>
              <w:t>number</w:t>
            </w:r>
            <w:proofErr w:type="spellEnd"/>
            <w:r w:rsidR="007F4D74">
              <w:rPr>
                <w:rFonts w:ascii="Aptos Mono" w:hAnsi="Aptos Mono"/>
                <w:sz w:val="20"/>
                <w:szCs w:val="20"/>
              </w:rPr>
              <w:t>[</w:t>
            </w:r>
            <w:proofErr w:type="gramEnd"/>
            <w:r w:rsidR="007F4D74">
              <w:rPr>
                <w:rFonts w:ascii="Aptos Mono" w:hAnsi="Aptos Mono"/>
                <w:sz w:val="20"/>
                <w:szCs w:val="20"/>
              </w:rPr>
              <w:t>16];</w:t>
            </w:r>
          </w:p>
          <w:p w14:paraId="48960398"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6688974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E4D0D72" w14:textId="77777777" w:rsidR="007F4D74" w:rsidRDefault="007F4D74" w:rsidP="00D851B1">
            <w:r>
              <w:t>Required features</w:t>
            </w:r>
          </w:p>
        </w:tc>
        <w:tc>
          <w:tcPr>
            <w:tcW w:w="6115" w:type="dxa"/>
          </w:tcPr>
          <w:p w14:paraId="2D09A841"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F4D74" w14:paraId="040A754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120A4E9" w14:textId="77777777" w:rsidR="007F4D74" w:rsidRDefault="007F4D74" w:rsidP="00D851B1">
            <w:r>
              <w:t>Availability</w:t>
            </w:r>
          </w:p>
        </w:tc>
        <w:tc>
          <w:tcPr>
            <w:tcW w:w="6115" w:type="dxa"/>
          </w:tcPr>
          <w:p w14:paraId="7C634CDE"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0888D2C5"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19FAD2C2" w14:textId="2A734501" w:rsidR="007F4D74" w:rsidRDefault="007F4D74" w:rsidP="007F4D74">
      <w:pPr>
        <w:pStyle w:val="Heading2"/>
      </w:pPr>
      <w:bookmarkStart w:id="204" w:name="_Command_0x0002:_ECP_CMD_ENUM"/>
      <w:bookmarkStart w:id="205" w:name="_Toc226546727"/>
      <w:bookmarkEnd w:id="204"/>
      <w:r>
        <w:t>Command 0x0002: ECP_CMD_ENUM</w:t>
      </w:r>
      <w:bookmarkEnd w:id="205"/>
    </w:p>
    <w:p w14:paraId="46742B4D" w14:textId="60F89978" w:rsidR="007F4D74" w:rsidRDefault="007F4D74" w:rsidP="007F4D74">
      <w:r>
        <w:t>This command instructs the ECP to set its address and enter active mode.</w:t>
      </w:r>
      <w:r w:rsidR="008C37A9">
        <w:t xml:space="preserve"> The ECP uses the type and revision fields to aid hardware configuration.</w:t>
      </w:r>
    </w:p>
    <w:tbl>
      <w:tblPr>
        <w:tblStyle w:val="GridTable5Dark-Accent1"/>
        <w:tblW w:w="0" w:type="auto"/>
        <w:jc w:val="center"/>
        <w:tblLook w:val="0680" w:firstRow="0" w:lastRow="0" w:firstColumn="1" w:lastColumn="0" w:noHBand="1" w:noVBand="1"/>
      </w:tblPr>
      <w:tblGrid>
        <w:gridCol w:w="3235"/>
        <w:gridCol w:w="6115"/>
      </w:tblGrid>
      <w:tr w:rsidR="007F4D74" w14:paraId="2CD2858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1AE061B" w14:textId="77777777" w:rsidR="007F4D74" w:rsidRDefault="007F4D74" w:rsidP="00D851B1">
            <w:r>
              <w:t>Command ID</w:t>
            </w:r>
          </w:p>
        </w:tc>
        <w:tc>
          <w:tcPr>
            <w:tcW w:w="6115" w:type="dxa"/>
          </w:tcPr>
          <w:p w14:paraId="3C2D318B" w14:textId="442641BF" w:rsidR="007F4D74" w:rsidRDefault="007F4D74" w:rsidP="00D851B1">
            <w:pPr>
              <w:cnfStyle w:val="000000000000" w:firstRow="0" w:lastRow="0" w:firstColumn="0" w:lastColumn="0" w:oddVBand="0" w:evenVBand="0" w:oddHBand="0" w:evenHBand="0" w:firstRowFirstColumn="0" w:firstRowLastColumn="0" w:lastRowFirstColumn="0" w:lastRowLastColumn="0"/>
            </w:pPr>
            <w:r>
              <w:t>0x0002</w:t>
            </w:r>
          </w:p>
        </w:tc>
      </w:tr>
      <w:tr w:rsidR="007F4D74" w14:paraId="17116FD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3595254" w14:textId="77777777" w:rsidR="007F4D74" w:rsidRDefault="007F4D74" w:rsidP="00D851B1">
            <w:r>
              <w:t>Name</w:t>
            </w:r>
          </w:p>
        </w:tc>
        <w:tc>
          <w:tcPr>
            <w:tcW w:w="6115" w:type="dxa"/>
          </w:tcPr>
          <w:p w14:paraId="34B82287"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Enumerate</w:t>
            </w:r>
          </w:p>
        </w:tc>
      </w:tr>
      <w:tr w:rsidR="007F4D74" w14:paraId="0F4B08A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2FD0418" w14:textId="77777777" w:rsidR="007F4D74" w:rsidRDefault="007F4D74" w:rsidP="00D851B1">
            <w:r>
              <w:lastRenderedPageBreak/>
              <w:t>Command revision</w:t>
            </w:r>
          </w:p>
        </w:tc>
        <w:tc>
          <w:tcPr>
            <w:tcW w:w="6115" w:type="dxa"/>
          </w:tcPr>
          <w:p w14:paraId="0F92D6E7" w14:textId="4F186EBA" w:rsidR="007F4D74" w:rsidRDefault="007F4D74" w:rsidP="00D851B1">
            <w:pPr>
              <w:cnfStyle w:val="000000000000" w:firstRow="0" w:lastRow="0" w:firstColumn="0" w:lastColumn="0" w:oddVBand="0" w:evenVBand="0" w:oddHBand="0" w:evenHBand="0" w:firstRowFirstColumn="0" w:firstRowLastColumn="0" w:lastRowFirstColumn="0" w:lastRowLastColumn="0"/>
            </w:pPr>
            <w:del w:id="206" w:author="Jansen, Adam (US)" w:date="2026-07-23T15:28:00Z" w16du:dateUtc="2026-07-23T20:28:00Z">
              <w:r w:rsidDel="0008057B">
                <w:delText>1</w:delText>
              </w:r>
            </w:del>
            <w:ins w:id="207" w:author="Jansen, Adam (US)" w:date="2026-07-23T15:28:00Z" w16du:dateUtc="2026-07-23T20:28:00Z">
              <w:r w:rsidR="0008057B">
                <w:t>2</w:t>
              </w:r>
            </w:ins>
          </w:p>
        </w:tc>
      </w:tr>
      <w:tr w:rsidR="007F4D74" w14:paraId="72F28FE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C97B301" w14:textId="77777777" w:rsidR="007F4D74" w:rsidRDefault="007F4D74" w:rsidP="00D851B1">
            <w:r>
              <w:t>Request payload format</w:t>
            </w:r>
          </w:p>
        </w:tc>
        <w:tc>
          <w:tcPr>
            <w:tcW w:w="6115" w:type="dxa"/>
          </w:tcPr>
          <w:p w14:paraId="72BAFA03"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0A163E54" w14:textId="275B157F"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uint8_t offset;</w:t>
            </w:r>
          </w:p>
          <w:p w14:paraId="7BF2D0E1" w14:textId="44AF5CF4" w:rsidR="005D4FDA" w:rsidRDefault="00281DBE" w:rsidP="008C37A9">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8C37A9">
              <w:rPr>
                <w:rFonts w:ascii="Aptos Mono" w:hAnsi="Aptos Mono"/>
                <w:sz w:val="20"/>
                <w:szCs w:val="20"/>
              </w:rPr>
              <w:t xml:space="preserve">uint8_t </w:t>
            </w:r>
            <w:proofErr w:type="spellStart"/>
            <w:r w:rsidR="008C37A9">
              <w:rPr>
                <w:rFonts w:ascii="Aptos Mono" w:hAnsi="Aptos Mono"/>
                <w:sz w:val="20"/>
                <w:szCs w:val="20"/>
              </w:rPr>
              <w:t>ecp_type</w:t>
            </w:r>
            <w:proofErr w:type="spellEnd"/>
            <w:r w:rsidR="008C37A9">
              <w:rPr>
                <w:rFonts w:ascii="Aptos Mono" w:hAnsi="Aptos Mono"/>
                <w:sz w:val="20"/>
                <w:szCs w:val="20"/>
              </w:rPr>
              <w:t>;</w:t>
            </w:r>
          </w:p>
          <w:p w14:paraId="4C7A1AA4" w14:textId="13469AB7" w:rsidR="008C37A9" w:rsidRPr="009B05C4" w:rsidRDefault="00281DBE" w:rsidP="008C37A9">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8C37A9">
              <w:rPr>
                <w:rFonts w:ascii="Aptos Mono" w:hAnsi="Aptos Mono"/>
                <w:sz w:val="20"/>
                <w:szCs w:val="20"/>
              </w:rPr>
              <w:t xml:space="preserve">uint8_t </w:t>
            </w:r>
            <w:proofErr w:type="spellStart"/>
            <w:r w:rsidR="008C37A9">
              <w:rPr>
                <w:rFonts w:ascii="Aptos Mono" w:hAnsi="Aptos Mono"/>
                <w:sz w:val="20"/>
                <w:szCs w:val="20"/>
              </w:rPr>
              <w:t>ecp_revision</w:t>
            </w:r>
            <w:proofErr w:type="spellEnd"/>
            <w:r w:rsidR="008C37A9">
              <w:rPr>
                <w:rFonts w:ascii="Aptos Mono" w:hAnsi="Aptos Mono"/>
                <w:sz w:val="20"/>
                <w:szCs w:val="20"/>
              </w:rPr>
              <w:t>;</w:t>
            </w:r>
          </w:p>
          <w:p w14:paraId="476E7104"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78FC3EF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E867404" w14:textId="77777777" w:rsidR="007F4D74" w:rsidRDefault="007F4D74" w:rsidP="00D851B1">
            <w:r>
              <w:t>Response payload format</w:t>
            </w:r>
          </w:p>
        </w:tc>
        <w:tc>
          <w:tcPr>
            <w:tcW w:w="6115" w:type="dxa"/>
          </w:tcPr>
          <w:p w14:paraId="671DB02B" w14:textId="77777777" w:rsidR="007F4D74" w:rsidRPr="00B20361"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F4D74" w14:paraId="66D62E4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0090977" w14:textId="77777777" w:rsidR="007F4D74" w:rsidRDefault="007F4D74" w:rsidP="00D851B1">
            <w:r>
              <w:t>Required features</w:t>
            </w:r>
          </w:p>
        </w:tc>
        <w:tc>
          <w:tcPr>
            <w:tcW w:w="6115" w:type="dxa"/>
          </w:tcPr>
          <w:p w14:paraId="75BCCB75" w14:textId="77777777" w:rsidR="007F4D74" w:rsidRPr="00572DC0" w:rsidRDefault="007F4D74" w:rsidP="00D851B1">
            <w:pPr>
              <w:cnfStyle w:val="000000000000" w:firstRow="0" w:lastRow="0" w:firstColumn="0" w:lastColumn="0" w:oddVBand="0" w:evenVBand="0" w:oddHBand="0" w:evenHBand="0" w:firstRowFirstColumn="0" w:firstRowLastColumn="0" w:lastRowFirstColumn="0" w:lastRowLastColumn="0"/>
            </w:pPr>
            <w:r>
              <w:rPr>
                <w:i/>
                <w:iCs/>
              </w:rPr>
              <w:t>None</w:t>
            </w:r>
          </w:p>
        </w:tc>
      </w:tr>
      <w:tr w:rsidR="007F4D74" w14:paraId="2D1B1FB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1BB560E" w14:textId="77777777" w:rsidR="007F4D74" w:rsidRDefault="007F4D74" w:rsidP="00D851B1">
            <w:r>
              <w:t>Availability</w:t>
            </w:r>
          </w:p>
        </w:tc>
        <w:tc>
          <w:tcPr>
            <w:tcW w:w="6115" w:type="dxa"/>
          </w:tcPr>
          <w:p w14:paraId="4AE12A42"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3B1EF148"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1A35D636" w14:textId="77777777" w:rsidR="005D4FDA" w:rsidRDefault="005D4FDA" w:rsidP="005D4FDA"/>
    <w:tbl>
      <w:tblPr>
        <w:tblStyle w:val="ListTable2-Accent1"/>
        <w:tblW w:w="0" w:type="auto"/>
        <w:tblLook w:val="0620" w:firstRow="1" w:lastRow="0" w:firstColumn="0" w:lastColumn="0" w:noHBand="1" w:noVBand="1"/>
      </w:tblPr>
      <w:tblGrid>
        <w:gridCol w:w="720"/>
        <w:gridCol w:w="2520"/>
      </w:tblGrid>
      <w:tr w:rsidR="000C4F97" w14:paraId="1027D44F" w14:textId="77777777" w:rsidTr="00162E87">
        <w:trPr>
          <w:cnfStyle w:val="100000000000" w:firstRow="1" w:lastRow="0" w:firstColumn="0" w:lastColumn="0" w:oddVBand="0" w:evenVBand="0" w:oddHBand="0" w:evenHBand="0" w:firstRowFirstColumn="0" w:firstRowLastColumn="0" w:lastRowFirstColumn="0" w:lastRowLastColumn="0"/>
          <w:tblHeader/>
        </w:trPr>
        <w:tc>
          <w:tcPr>
            <w:tcW w:w="720" w:type="dxa"/>
          </w:tcPr>
          <w:p w14:paraId="7B0D6073" w14:textId="77777777" w:rsidR="000C4F97" w:rsidRDefault="000C4F97" w:rsidP="00162E87">
            <w:r>
              <w:t>#</w:t>
            </w:r>
          </w:p>
        </w:tc>
        <w:tc>
          <w:tcPr>
            <w:tcW w:w="2520" w:type="dxa"/>
          </w:tcPr>
          <w:p w14:paraId="4B3A2199" w14:textId="77777777" w:rsidR="000C4F97" w:rsidRDefault="000C4F97" w:rsidP="00162E87">
            <w:r>
              <w:t>ECP Type</w:t>
            </w:r>
          </w:p>
        </w:tc>
      </w:tr>
      <w:tr w:rsidR="000C4F97" w14:paraId="689EDCB2" w14:textId="77777777" w:rsidTr="00162E87">
        <w:tc>
          <w:tcPr>
            <w:tcW w:w="720" w:type="dxa"/>
          </w:tcPr>
          <w:p w14:paraId="6308997D" w14:textId="77777777" w:rsidR="000C4F97" w:rsidRDefault="000C4F97" w:rsidP="00162E87">
            <w:pPr>
              <w:jc w:val="center"/>
              <w:rPr>
                <w:sz w:val="20"/>
                <w:szCs w:val="20"/>
              </w:rPr>
            </w:pPr>
            <w:r>
              <w:rPr>
                <w:sz w:val="20"/>
                <w:szCs w:val="20"/>
              </w:rPr>
              <w:t>1</w:t>
            </w:r>
          </w:p>
        </w:tc>
        <w:tc>
          <w:tcPr>
            <w:tcW w:w="2520" w:type="dxa"/>
          </w:tcPr>
          <w:p w14:paraId="5BF5327D" w14:textId="77777777" w:rsidR="000C4F97" w:rsidRPr="001D01B3" w:rsidRDefault="000C4F97" w:rsidP="00162E87">
            <w:pPr>
              <w:rPr>
                <w:sz w:val="20"/>
                <w:szCs w:val="20"/>
              </w:rPr>
            </w:pPr>
            <w:r>
              <w:rPr>
                <w:sz w:val="20"/>
                <w:szCs w:val="20"/>
              </w:rPr>
              <w:t>ECP_TYPE_DO_DI_5A</w:t>
            </w:r>
          </w:p>
        </w:tc>
      </w:tr>
      <w:tr w:rsidR="000C4F97" w14:paraId="1898178A" w14:textId="77777777" w:rsidTr="00162E87">
        <w:tc>
          <w:tcPr>
            <w:tcW w:w="720" w:type="dxa"/>
          </w:tcPr>
          <w:p w14:paraId="31857919" w14:textId="77777777" w:rsidR="000C4F97" w:rsidRPr="00C35B59" w:rsidRDefault="000C4F97" w:rsidP="00162E87">
            <w:pPr>
              <w:jc w:val="center"/>
              <w:rPr>
                <w:sz w:val="20"/>
                <w:szCs w:val="20"/>
              </w:rPr>
            </w:pPr>
            <w:r>
              <w:rPr>
                <w:sz w:val="20"/>
                <w:szCs w:val="20"/>
              </w:rPr>
              <w:t>2</w:t>
            </w:r>
          </w:p>
        </w:tc>
        <w:tc>
          <w:tcPr>
            <w:tcW w:w="2520" w:type="dxa"/>
          </w:tcPr>
          <w:p w14:paraId="68838527" w14:textId="77777777" w:rsidR="000C4F97" w:rsidRPr="00C35B59" w:rsidRDefault="000C4F97" w:rsidP="00162E87">
            <w:pPr>
              <w:rPr>
                <w:sz w:val="20"/>
                <w:szCs w:val="20"/>
              </w:rPr>
            </w:pPr>
            <w:r>
              <w:rPr>
                <w:sz w:val="20"/>
                <w:szCs w:val="20"/>
              </w:rPr>
              <w:t>ECP_TYPE_DO_DI_13A</w:t>
            </w:r>
          </w:p>
        </w:tc>
      </w:tr>
      <w:tr w:rsidR="000C4F97" w14:paraId="2DD2B233" w14:textId="77777777" w:rsidTr="00162E87">
        <w:tc>
          <w:tcPr>
            <w:tcW w:w="720" w:type="dxa"/>
          </w:tcPr>
          <w:p w14:paraId="1DCBD1F7" w14:textId="77777777" w:rsidR="000C4F97" w:rsidRPr="00C35B59" w:rsidRDefault="000C4F97" w:rsidP="00162E87">
            <w:pPr>
              <w:jc w:val="center"/>
              <w:rPr>
                <w:sz w:val="20"/>
                <w:szCs w:val="20"/>
              </w:rPr>
            </w:pPr>
            <w:r>
              <w:rPr>
                <w:sz w:val="20"/>
                <w:szCs w:val="20"/>
              </w:rPr>
              <w:t>3</w:t>
            </w:r>
          </w:p>
        </w:tc>
        <w:tc>
          <w:tcPr>
            <w:tcW w:w="2520" w:type="dxa"/>
          </w:tcPr>
          <w:p w14:paraId="2F42B97D" w14:textId="77777777" w:rsidR="000C4F97" w:rsidRPr="00C35B59" w:rsidRDefault="000C4F97" w:rsidP="00162E87">
            <w:pPr>
              <w:rPr>
                <w:sz w:val="20"/>
                <w:szCs w:val="20"/>
              </w:rPr>
            </w:pPr>
            <w:r>
              <w:rPr>
                <w:sz w:val="20"/>
                <w:szCs w:val="20"/>
              </w:rPr>
              <w:t>ECP_TYPE_DOPLUS_DI</w:t>
            </w:r>
          </w:p>
        </w:tc>
      </w:tr>
      <w:tr w:rsidR="000C4F97" w14:paraId="795C9DC2" w14:textId="77777777" w:rsidTr="00162E87">
        <w:tc>
          <w:tcPr>
            <w:tcW w:w="720" w:type="dxa"/>
          </w:tcPr>
          <w:p w14:paraId="070B1470" w14:textId="77777777" w:rsidR="000C4F97" w:rsidRDefault="000C4F97" w:rsidP="00162E87">
            <w:pPr>
              <w:jc w:val="center"/>
              <w:rPr>
                <w:sz w:val="20"/>
                <w:szCs w:val="20"/>
              </w:rPr>
            </w:pPr>
            <w:r>
              <w:rPr>
                <w:sz w:val="20"/>
                <w:szCs w:val="20"/>
              </w:rPr>
              <w:t>4</w:t>
            </w:r>
          </w:p>
        </w:tc>
        <w:tc>
          <w:tcPr>
            <w:tcW w:w="2520" w:type="dxa"/>
          </w:tcPr>
          <w:p w14:paraId="4F1BD238" w14:textId="77777777" w:rsidR="000C4F97" w:rsidRDefault="000C4F97" w:rsidP="00162E87">
            <w:pPr>
              <w:rPr>
                <w:sz w:val="20"/>
                <w:szCs w:val="20"/>
              </w:rPr>
            </w:pPr>
            <w:r>
              <w:rPr>
                <w:sz w:val="20"/>
                <w:szCs w:val="20"/>
              </w:rPr>
              <w:t>ECP_TYPE_ADI</w:t>
            </w:r>
          </w:p>
        </w:tc>
      </w:tr>
    </w:tbl>
    <w:p w14:paraId="58304961" w14:textId="7EBDE9E5" w:rsidR="007F4D74" w:rsidRDefault="007F4D74" w:rsidP="007F4D74">
      <w:pPr>
        <w:pStyle w:val="Heading2"/>
      </w:pPr>
      <w:bookmarkStart w:id="208" w:name="_Toc226546728"/>
      <w:r>
        <w:t>Command 0x0003: ECP_CMD_HELLO</w:t>
      </w:r>
      <w:bookmarkEnd w:id="208"/>
    </w:p>
    <w:p w14:paraId="4F7C0586" w14:textId="17851E66" w:rsidR="007F4D74" w:rsidRPr="00B42392" w:rsidRDefault="007F4D74" w:rsidP="007F4D74">
      <w:r>
        <w:t>This command verifies that the ECP is responsive to commands.</w:t>
      </w:r>
      <w:r w:rsidR="00281DBE">
        <w:t xml:space="preserve"> </w:t>
      </w:r>
      <w:r>
        <w:t xml:space="preserve">The ECP </w:t>
      </w:r>
      <w:r w:rsidR="005D4FDA">
        <w:t>SHALL</w:t>
      </w:r>
      <w:r>
        <w:t xml:space="preserve"> return </w:t>
      </w:r>
      <w:proofErr w:type="spellStart"/>
      <w:r w:rsidRPr="0097347D">
        <w:rPr>
          <w:rFonts w:ascii="Aptos Mono" w:hAnsi="Aptos Mono"/>
          <w:sz w:val="20"/>
          <w:szCs w:val="20"/>
        </w:rPr>
        <w:t>in_data</w:t>
      </w:r>
      <w:proofErr w:type="spellEnd"/>
      <w:r w:rsidRPr="0097347D">
        <w:rPr>
          <w:rFonts w:ascii="Aptos Mono" w:hAnsi="Aptos Mono"/>
          <w:sz w:val="20"/>
          <w:szCs w:val="20"/>
        </w:rPr>
        <w:t xml:space="preserve"> + 0x01020304</w:t>
      </w:r>
      <w:r>
        <w:t>.</w:t>
      </w:r>
    </w:p>
    <w:tbl>
      <w:tblPr>
        <w:tblStyle w:val="GridTable5Dark-Accent1"/>
        <w:tblW w:w="0" w:type="auto"/>
        <w:jc w:val="center"/>
        <w:tblLook w:val="0680" w:firstRow="0" w:lastRow="0" w:firstColumn="1" w:lastColumn="0" w:noHBand="1" w:noVBand="1"/>
      </w:tblPr>
      <w:tblGrid>
        <w:gridCol w:w="3235"/>
        <w:gridCol w:w="6115"/>
      </w:tblGrid>
      <w:tr w:rsidR="007F4D74" w14:paraId="798B83AD"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3ECC61C" w14:textId="77777777" w:rsidR="007F4D74" w:rsidRDefault="007F4D74" w:rsidP="00D851B1">
            <w:r>
              <w:t>Command ID</w:t>
            </w:r>
          </w:p>
        </w:tc>
        <w:tc>
          <w:tcPr>
            <w:tcW w:w="6115" w:type="dxa"/>
          </w:tcPr>
          <w:p w14:paraId="0D79179C" w14:textId="0F8232A5" w:rsidR="007F4D74" w:rsidRDefault="007F4D74" w:rsidP="00D851B1">
            <w:pPr>
              <w:cnfStyle w:val="000000000000" w:firstRow="0" w:lastRow="0" w:firstColumn="0" w:lastColumn="0" w:oddVBand="0" w:evenVBand="0" w:oddHBand="0" w:evenHBand="0" w:firstRowFirstColumn="0" w:firstRowLastColumn="0" w:lastRowFirstColumn="0" w:lastRowLastColumn="0"/>
            </w:pPr>
            <w:r>
              <w:t>0x0003</w:t>
            </w:r>
          </w:p>
        </w:tc>
      </w:tr>
      <w:tr w:rsidR="007F4D74" w14:paraId="10BBEEF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847730A" w14:textId="77777777" w:rsidR="007F4D74" w:rsidRDefault="007F4D74" w:rsidP="00D851B1">
            <w:r>
              <w:t>Name</w:t>
            </w:r>
          </w:p>
        </w:tc>
        <w:tc>
          <w:tcPr>
            <w:tcW w:w="6115" w:type="dxa"/>
          </w:tcPr>
          <w:p w14:paraId="681535C0"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Hello</w:t>
            </w:r>
          </w:p>
        </w:tc>
      </w:tr>
      <w:tr w:rsidR="007F4D74" w14:paraId="1AFFBD7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4CBB9B3" w14:textId="77777777" w:rsidR="007F4D74" w:rsidRDefault="007F4D74" w:rsidP="00D851B1">
            <w:r>
              <w:t>Command revision</w:t>
            </w:r>
          </w:p>
        </w:tc>
        <w:tc>
          <w:tcPr>
            <w:tcW w:w="6115" w:type="dxa"/>
          </w:tcPr>
          <w:p w14:paraId="669FC970"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1CDDC49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014F1D2" w14:textId="77777777" w:rsidR="007F4D74" w:rsidRDefault="007F4D74" w:rsidP="00D851B1">
            <w:r>
              <w:t>Request payload format</w:t>
            </w:r>
          </w:p>
        </w:tc>
        <w:tc>
          <w:tcPr>
            <w:tcW w:w="6115" w:type="dxa"/>
          </w:tcPr>
          <w:p w14:paraId="1E8DF2D6"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46A9C4A6" w14:textId="0F6B8BFC"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32</w:t>
            </w:r>
            <w:r w:rsidR="007F4D74" w:rsidRPr="009B05C4">
              <w:rPr>
                <w:rFonts w:ascii="Aptos Mono" w:hAnsi="Aptos Mono"/>
                <w:sz w:val="20"/>
                <w:szCs w:val="20"/>
              </w:rPr>
              <w:t xml:space="preserve">_t </w:t>
            </w:r>
            <w:proofErr w:type="spellStart"/>
            <w:r w:rsidR="007F4D74">
              <w:rPr>
                <w:rFonts w:ascii="Aptos Mono" w:hAnsi="Aptos Mono"/>
                <w:sz w:val="20"/>
                <w:szCs w:val="20"/>
              </w:rPr>
              <w:t>in_data</w:t>
            </w:r>
            <w:proofErr w:type="spellEnd"/>
            <w:r w:rsidR="007F4D74" w:rsidRPr="009B05C4">
              <w:rPr>
                <w:rFonts w:ascii="Aptos Mono" w:hAnsi="Aptos Mono"/>
                <w:sz w:val="20"/>
                <w:szCs w:val="20"/>
              </w:rPr>
              <w:t>;</w:t>
            </w:r>
          </w:p>
          <w:p w14:paraId="79E9E406"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7F4D74" w14:paraId="7C8454A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2CB01C4" w14:textId="77777777" w:rsidR="007F4D74" w:rsidRDefault="007F4D74" w:rsidP="00D851B1">
            <w:r>
              <w:t>Response payload format</w:t>
            </w:r>
          </w:p>
        </w:tc>
        <w:tc>
          <w:tcPr>
            <w:tcW w:w="6115" w:type="dxa"/>
          </w:tcPr>
          <w:p w14:paraId="410F5ED2"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05B574FD" w14:textId="3AA556E1"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32</w:t>
            </w:r>
            <w:r w:rsidR="007F4D74" w:rsidRPr="009B05C4">
              <w:rPr>
                <w:rFonts w:ascii="Aptos Mono" w:hAnsi="Aptos Mono"/>
                <w:sz w:val="20"/>
                <w:szCs w:val="20"/>
              </w:rPr>
              <w:t xml:space="preserve">_t </w:t>
            </w:r>
            <w:proofErr w:type="spellStart"/>
            <w:r w:rsidR="007F4D74">
              <w:rPr>
                <w:rFonts w:ascii="Aptos Mono" w:hAnsi="Aptos Mono"/>
                <w:sz w:val="20"/>
                <w:szCs w:val="20"/>
              </w:rPr>
              <w:t>out_data</w:t>
            </w:r>
            <w:proofErr w:type="spellEnd"/>
            <w:r w:rsidR="007F4D74" w:rsidRPr="009B05C4">
              <w:rPr>
                <w:rFonts w:ascii="Aptos Mono" w:hAnsi="Aptos Mono"/>
                <w:sz w:val="20"/>
                <w:szCs w:val="20"/>
              </w:rPr>
              <w:t>;</w:t>
            </w:r>
          </w:p>
          <w:p w14:paraId="1D55B819"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042093B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BB13029" w14:textId="77777777" w:rsidR="007F4D74" w:rsidRDefault="007F4D74" w:rsidP="00D851B1">
            <w:r>
              <w:t>Required features</w:t>
            </w:r>
          </w:p>
        </w:tc>
        <w:tc>
          <w:tcPr>
            <w:tcW w:w="6115" w:type="dxa"/>
          </w:tcPr>
          <w:p w14:paraId="57918177"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F4D74" w14:paraId="769A96E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0CF9304" w14:textId="77777777" w:rsidR="007F4D74" w:rsidRDefault="007F4D74" w:rsidP="00D851B1">
            <w:r>
              <w:t>Availability</w:t>
            </w:r>
          </w:p>
        </w:tc>
        <w:tc>
          <w:tcPr>
            <w:tcW w:w="6115" w:type="dxa"/>
          </w:tcPr>
          <w:p w14:paraId="664801DA"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737BFCB5"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2A81DBC0" w14:textId="205731ED" w:rsidR="007F4D74" w:rsidRDefault="007F4D74" w:rsidP="007F4D74">
      <w:pPr>
        <w:pStyle w:val="Heading2"/>
      </w:pPr>
      <w:bookmarkStart w:id="209" w:name="_Toc226546729"/>
      <w:r>
        <w:t>Command 0x0004: ECP_CMD_ECHO</w:t>
      </w:r>
      <w:bookmarkEnd w:id="209"/>
    </w:p>
    <w:p w14:paraId="52D81629" w14:textId="2A6977DF" w:rsidR="007F4D74" w:rsidRPr="00B42392" w:rsidRDefault="007F4D74" w:rsidP="007F4D74">
      <w:r>
        <w:t xml:space="preserve">This command is </w:t>
      </w:r>
      <w:r w:rsidR="00834EC1">
        <w:t>like</w:t>
      </w:r>
      <w:r>
        <w:t xml:space="preserve"> </w:t>
      </w:r>
      <w:hyperlink w:anchor="_Command_0x0003:_ECP_CMD_HELLO" w:history="1">
        <w:r w:rsidRPr="0045446D">
          <w:rPr>
            <w:rStyle w:val="Hyperlink"/>
          </w:rPr>
          <w:t>ECP_CMD_HELLO</w:t>
        </w:r>
      </w:hyperlink>
      <w:r>
        <w:t>, but supports arbitrary data lengths.</w:t>
      </w:r>
      <w:r w:rsidR="00281DBE">
        <w:t xml:space="preserve"> </w:t>
      </w:r>
      <w:r>
        <w:t>Unlike ECP_CMD_HELLO, the ECP returns unmodified data from the request. This is useful for stress testing the ECP communication bus</w:t>
      </w:r>
      <w:r w:rsidR="0029009D">
        <w:t xml:space="preserve"> at varying packet lengths.</w:t>
      </w:r>
    </w:p>
    <w:tbl>
      <w:tblPr>
        <w:tblStyle w:val="GridTable5Dark-Accent1"/>
        <w:tblW w:w="0" w:type="auto"/>
        <w:jc w:val="center"/>
        <w:tblLook w:val="0680" w:firstRow="0" w:lastRow="0" w:firstColumn="1" w:lastColumn="0" w:noHBand="1" w:noVBand="1"/>
      </w:tblPr>
      <w:tblGrid>
        <w:gridCol w:w="3235"/>
        <w:gridCol w:w="6115"/>
      </w:tblGrid>
      <w:tr w:rsidR="007F4D74" w14:paraId="2012FA7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6D712B0" w14:textId="77777777" w:rsidR="007F4D74" w:rsidRDefault="007F4D74" w:rsidP="00D851B1">
            <w:r>
              <w:t>Command ID</w:t>
            </w:r>
          </w:p>
        </w:tc>
        <w:tc>
          <w:tcPr>
            <w:tcW w:w="6115" w:type="dxa"/>
          </w:tcPr>
          <w:p w14:paraId="43F4C414" w14:textId="71A08862" w:rsidR="007F4D74" w:rsidRDefault="007F4D74" w:rsidP="00D851B1">
            <w:pPr>
              <w:cnfStyle w:val="000000000000" w:firstRow="0" w:lastRow="0" w:firstColumn="0" w:lastColumn="0" w:oddVBand="0" w:evenVBand="0" w:oddHBand="0" w:evenHBand="0" w:firstRowFirstColumn="0" w:firstRowLastColumn="0" w:lastRowFirstColumn="0" w:lastRowLastColumn="0"/>
            </w:pPr>
            <w:r>
              <w:t>0x0004</w:t>
            </w:r>
          </w:p>
        </w:tc>
      </w:tr>
      <w:tr w:rsidR="007F4D74" w14:paraId="34D092A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31ED6B0" w14:textId="77777777" w:rsidR="007F4D74" w:rsidRDefault="007F4D74" w:rsidP="00D851B1">
            <w:r>
              <w:t>Name</w:t>
            </w:r>
          </w:p>
        </w:tc>
        <w:tc>
          <w:tcPr>
            <w:tcW w:w="6115" w:type="dxa"/>
          </w:tcPr>
          <w:p w14:paraId="211EC74D"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Echo</w:t>
            </w:r>
          </w:p>
        </w:tc>
      </w:tr>
      <w:tr w:rsidR="007F4D74" w14:paraId="642D596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09663DC" w14:textId="77777777" w:rsidR="007F4D74" w:rsidRDefault="007F4D74" w:rsidP="00D851B1">
            <w:r>
              <w:t>Command revision</w:t>
            </w:r>
          </w:p>
        </w:tc>
        <w:tc>
          <w:tcPr>
            <w:tcW w:w="6115" w:type="dxa"/>
          </w:tcPr>
          <w:p w14:paraId="6481D74C"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66A6B14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ACC63C5" w14:textId="77777777" w:rsidR="007F4D74" w:rsidRDefault="007F4D74" w:rsidP="00D851B1">
            <w:r>
              <w:t>Request payload format</w:t>
            </w:r>
          </w:p>
        </w:tc>
        <w:tc>
          <w:tcPr>
            <w:tcW w:w="6115" w:type="dxa"/>
          </w:tcPr>
          <w:p w14:paraId="4E1C46BF"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2DD2E07C" w14:textId="1E37D6F4"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w:t>
            </w:r>
            <w:r w:rsidR="007F4D74" w:rsidRPr="009B05C4">
              <w:rPr>
                <w:rFonts w:ascii="Aptos Mono" w:hAnsi="Aptos Mono"/>
                <w:sz w:val="20"/>
                <w:szCs w:val="20"/>
              </w:rPr>
              <w:t xml:space="preserve">_t </w:t>
            </w:r>
            <w:proofErr w:type="gramStart"/>
            <w:r w:rsidR="007F4D74">
              <w:rPr>
                <w:rFonts w:ascii="Aptos Mono" w:hAnsi="Aptos Mono"/>
                <w:sz w:val="20"/>
                <w:szCs w:val="20"/>
              </w:rPr>
              <w:t>data[</w:t>
            </w:r>
            <w:proofErr w:type="gramEnd"/>
            <w:r w:rsidR="007F4D74">
              <w:rPr>
                <w:rFonts w:ascii="Aptos Mono" w:hAnsi="Aptos Mono"/>
                <w:sz w:val="20"/>
                <w:szCs w:val="20"/>
              </w:rPr>
              <w:t>];</w:t>
            </w:r>
          </w:p>
          <w:p w14:paraId="0DFAB963"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lastRenderedPageBreak/>
              <w:t>};</w:t>
            </w:r>
          </w:p>
        </w:tc>
      </w:tr>
      <w:tr w:rsidR="007F4D74" w14:paraId="3515401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3EADD7C" w14:textId="77777777" w:rsidR="007F4D74" w:rsidRDefault="007F4D74" w:rsidP="00D851B1">
            <w:r>
              <w:lastRenderedPageBreak/>
              <w:t>Response payload format</w:t>
            </w:r>
          </w:p>
        </w:tc>
        <w:tc>
          <w:tcPr>
            <w:tcW w:w="6115" w:type="dxa"/>
          </w:tcPr>
          <w:p w14:paraId="043FB3D8"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1AE3181F" w14:textId="2B0A03FA"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w:t>
            </w:r>
            <w:r w:rsidR="007F4D74" w:rsidRPr="009B05C4">
              <w:rPr>
                <w:rFonts w:ascii="Aptos Mono" w:hAnsi="Aptos Mono"/>
                <w:sz w:val="20"/>
                <w:szCs w:val="20"/>
              </w:rPr>
              <w:t xml:space="preserve">_t </w:t>
            </w:r>
            <w:proofErr w:type="gramStart"/>
            <w:r w:rsidR="007F4D74">
              <w:rPr>
                <w:rFonts w:ascii="Aptos Mono" w:hAnsi="Aptos Mono"/>
                <w:sz w:val="20"/>
                <w:szCs w:val="20"/>
              </w:rPr>
              <w:t>data[</w:t>
            </w:r>
            <w:proofErr w:type="gramEnd"/>
            <w:r w:rsidR="007F4D74">
              <w:rPr>
                <w:rFonts w:ascii="Aptos Mono" w:hAnsi="Aptos Mono"/>
                <w:sz w:val="20"/>
                <w:szCs w:val="20"/>
              </w:rPr>
              <w:t>];</w:t>
            </w:r>
          </w:p>
          <w:p w14:paraId="15212F03"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5202E51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B48561A" w14:textId="77777777" w:rsidR="007F4D74" w:rsidRDefault="007F4D74" w:rsidP="00D851B1">
            <w:r>
              <w:t>Required features</w:t>
            </w:r>
          </w:p>
        </w:tc>
        <w:tc>
          <w:tcPr>
            <w:tcW w:w="6115" w:type="dxa"/>
          </w:tcPr>
          <w:p w14:paraId="711BC935"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F4D74" w14:paraId="4891B9D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41AD641" w14:textId="77777777" w:rsidR="007F4D74" w:rsidRDefault="007F4D74" w:rsidP="00D851B1">
            <w:r>
              <w:t>Availability</w:t>
            </w:r>
          </w:p>
        </w:tc>
        <w:tc>
          <w:tcPr>
            <w:tcW w:w="6115" w:type="dxa"/>
          </w:tcPr>
          <w:p w14:paraId="249A58FA"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50542EBC"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0E7B032F" w14:textId="2CDA3432" w:rsidR="007F4D74" w:rsidRDefault="007F4D74" w:rsidP="007F4D74">
      <w:pPr>
        <w:pStyle w:val="Heading2"/>
      </w:pPr>
      <w:bookmarkStart w:id="210" w:name="_Toc226546730"/>
      <w:r>
        <w:t>Command 0x0005: ECP_CMD_REBOOT</w:t>
      </w:r>
      <w:bookmarkEnd w:id="210"/>
    </w:p>
    <w:p w14:paraId="2035CAB0" w14:textId="5CDFB86A" w:rsidR="007F4D74" w:rsidRDefault="007F4D74" w:rsidP="007F4D74">
      <w:r>
        <w:t>This command restarts the ECP immediately after the response is read.</w:t>
      </w:r>
      <w:r w:rsidR="00281DBE">
        <w:t xml:space="preserve"> </w:t>
      </w:r>
      <w:r>
        <w:t>The ECP will need to be re-enumerated, and all I/O channels will need to be re-configured.</w:t>
      </w:r>
    </w:p>
    <w:tbl>
      <w:tblPr>
        <w:tblStyle w:val="GridTable5Dark-Accent1"/>
        <w:tblW w:w="0" w:type="auto"/>
        <w:jc w:val="center"/>
        <w:tblLook w:val="0680" w:firstRow="0" w:lastRow="0" w:firstColumn="1" w:lastColumn="0" w:noHBand="1" w:noVBand="1"/>
      </w:tblPr>
      <w:tblGrid>
        <w:gridCol w:w="3235"/>
        <w:gridCol w:w="6115"/>
      </w:tblGrid>
      <w:tr w:rsidR="007F4D74" w14:paraId="470E21F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AAD86A5" w14:textId="77777777" w:rsidR="007F4D74" w:rsidRDefault="007F4D74" w:rsidP="00D851B1">
            <w:r>
              <w:t>Command ID</w:t>
            </w:r>
          </w:p>
        </w:tc>
        <w:tc>
          <w:tcPr>
            <w:tcW w:w="6115" w:type="dxa"/>
          </w:tcPr>
          <w:p w14:paraId="7E13576E" w14:textId="28F3B5CA" w:rsidR="007F4D74" w:rsidRDefault="007F4D74" w:rsidP="00D851B1">
            <w:pPr>
              <w:cnfStyle w:val="000000000000" w:firstRow="0" w:lastRow="0" w:firstColumn="0" w:lastColumn="0" w:oddVBand="0" w:evenVBand="0" w:oddHBand="0" w:evenHBand="0" w:firstRowFirstColumn="0" w:firstRowLastColumn="0" w:lastRowFirstColumn="0" w:lastRowLastColumn="0"/>
            </w:pPr>
            <w:r>
              <w:t>0x0005</w:t>
            </w:r>
          </w:p>
        </w:tc>
      </w:tr>
      <w:tr w:rsidR="007F4D74" w14:paraId="145E068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4396563" w14:textId="77777777" w:rsidR="007F4D74" w:rsidRDefault="007F4D74" w:rsidP="00D851B1">
            <w:r>
              <w:t>Name</w:t>
            </w:r>
          </w:p>
        </w:tc>
        <w:tc>
          <w:tcPr>
            <w:tcW w:w="6115" w:type="dxa"/>
          </w:tcPr>
          <w:p w14:paraId="28F32EFA"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Reboot</w:t>
            </w:r>
          </w:p>
        </w:tc>
      </w:tr>
      <w:tr w:rsidR="007F4D74" w14:paraId="13E9C49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62C9352" w14:textId="77777777" w:rsidR="007F4D74" w:rsidRDefault="007F4D74" w:rsidP="00D851B1">
            <w:r>
              <w:t>Command revision</w:t>
            </w:r>
          </w:p>
        </w:tc>
        <w:tc>
          <w:tcPr>
            <w:tcW w:w="6115" w:type="dxa"/>
          </w:tcPr>
          <w:p w14:paraId="271CB8C9"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3D5ACEA5"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A26EECF" w14:textId="77777777" w:rsidR="007F4D74" w:rsidRDefault="007F4D74" w:rsidP="00D851B1">
            <w:r>
              <w:t>Request payload format</w:t>
            </w:r>
          </w:p>
        </w:tc>
        <w:tc>
          <w:tcPr>
            <w:tcW w:w="6115" w:type="dxa"/>
          </w:tcPr>
          <w:p w14:paraId="12A41F8B" w14:textId="07BAB303" w:rsidR="00E72B6F" w:rsidRPr="006F62A4"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7F4D74" w14:paraId="105C146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FB65DCA" w14:textId="77777777" w:rsidR="007F4D74" w:rsidRDefault="007F4D74" w:rsidP="00D851B1">
            <w:r>
              <w:t>Response payload format</w:t>
            </w:r>
          </w:p>
        </w:tc>
        <w:tc>
          <w:tcPr>
            <w:tcW w:w="6115" w:type="dxa"/>
          </w:tcPr>
          <w:p w14:paraId="72390404" w14:textId="77777777" w:rsidR="007F4D74" w:rsidRPr="00B20361"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7F4D74" w14:paraId="4B375C05"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7876C24" w14:textId="77777777" w:rsidR="007F4D74" w:rsidRDefault="007F4D74" w:rsidP="00D851B1">
            <w:r>
              <w:t>Required features</w:t>
            </w:r>
          </w:p>
        </w:tc>
        <w:tc>
          <w:tcPr>
            <w:tcW w:w="6115" w:type="dxa"/>
          </w:tcPr>
          <w:p w14:paraId="614C67CF"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7F4D74" w14:paraId="344BAF6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5D21445" w14:textId="77777777" w:rsidR="007F4D74" w:rsidRDefault="007F4D74" w:rsidP="00D851B1">
            <w:r>
              <w:t>Availability</w:t>
            </w:r>
          </w:p>
        </w:tc>
        <w:tc>
          <w:tcPr>
            <w:tcW w:w="6115" w:type="dxa"/>
          </w:tcPr>
          <w:p w14:paraId="0760567D"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15E2AE76"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451884DD" w14:textId="3A0B4A3D" w:rsidR="007F4D74" w:rsidRDefault="007F4D74" w:rsidP="007F4D74">
      <w:pPr>
        <w:pStyle w:val="Heading2"/>
      </w:pPr>
      <w:bookmarkStart w:id="211" w:name="_Toc226546731"/>
      <w:r>
        <w:t>Command 0x0006: ECP_CMD_FEATURES</w:t>
      </w:r>
      <w:bookmarkEnd w:id="211"/>
    </w:p>
    <w:p w14:paraId="25D1FC12" w14:textId="62D37DA6" w:rsidR="007F4D74" w:rsidRDefault="007F4D74" w:rsidP="007F4D74">
      <w:r>
        <w:t>This command returns the supported features.</w:t>
      </w:r>
      <w:r w:rsidR="00281DBE">
        <w:t xml:space="preserve"> </w:t>
      </w:r>
      <w:r>
        <w:t>Feature support is indicated by setting the corresponding bit.</w:t>
      </w:r>
      <w:r w:rsidR="00281DBE">
        <w:t xml:space="preserve"> </w:t>
      </w:r>
      <w:r>
        <w:t xml:space="preserve">See </w:t>
      </w:r>
      <w:hyperlink w:anchor="_Features" w:history="1">
        <w:r w:rsidR="0045446D" w:rsidRPr="0045446D">
          <w:rPr>
            <w:rStyle w:val="Hyperlink"/>
          </w:rPr>
          <w:t>Features</w:t>
        </w:r>
      </w:hyperlink>
      <w:r>
        <w:t xml:space="preserve"> for details.</w:t>
      </w:r>
    </w:p>
    <w:tbl>
      <w:tblPr>
        <w:tblStyle w:val="GridTable5Dark-Accent1"/>
        <w:tblW w:w="0" w:type="auto"/>
        <w:jc w:val="center"/>
        <w:tblLook w:val="0680" w:firstRow="0" w:lastRow="0" w:firstColumn="1" w:lastColumn="0" w:noHBand="1" w:noVBand="1"/>
      </w:tblPr>
      <w:tblGrid>
        <w:gridCol w:w="3235"/>
        <w:gridCol w:w="6115"/>
      </w:tblGrid>
      <w:tr w:rsidR="007F4D74" w14:paraId="6E51163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3C00D4B" w14:textId="77777777" w:rsidR="007F4D74" w:rsidRDefault="007F4D74" w:rsidP="00D851B1">
            <w:r>
              <w:t>Command ID</w:t>
            </w:r>
          </w:p>
        </w:tc>
        <w:tc>
          <w:tcPr>
            <w:tcW w:w="6115" w:type="dxa"/>
          </w:tcPr>
          <w:p w14:paraId="79CAA60C" w14:textId="6084082C" w:rsidR="007F4D74" w:rsidRDefault="007F4D74" w:rsidP="00D851B1">
            <w:pPr>
              <w:cnfStyle w:val="000000000000" w:firstRow="0" w:lastRow="0" w:firstColumn="0" w:lastColumn="0" w:oddVBand="0" w:evenVBand="0" w:oddHBand="0" w:evenHBand="0" w:firstRowFirstColumn="0" w:firstRowLastColumn="0" w:lastRowFirstColumn="0" w:lastRowLastColumn="0"/>
            </w:pPr>
            <w:r>
              <w:t>0x0006</w:t>
            </w:r>
          </w:p>
        </w:tc>
      </w:tr>
      <w:tr w:rsidR="007F4D74" w14:paraId="2E325E6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7CE1F90" w14:textId="77777777" w:rsidR="007F4D74" w:rsidRDefault="007F4D74" w:rsidP="00D851B1">
            <w:r>
              <w:t>Name</w:t>
            </w:r>
          </w:p>
        </w:tc>
        <w:tc>
          <w:tcPr>
            <w:tcW w:w="6115" w:type="dxa"/>
          </w:tcPr>
          <w:p w14:paraId="799D9A38"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Get supported features</w:t>
            </w:r>
          </w:p>
        </w:tc>
      </w:tr>
      <w:tr w:rsidR="007F4D74" w14:paraId="507731A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D5CDCF3" w14:textId="77777777" w:rsidR="007F4D74" w:rsidRDefault="007F4D74" w:rsidP="00D851B1">
            <w:r>
              <w:t>Command revision</w:t>
            </w:r>
          </w:p>
        </w:tc>
        <w:tc>
          <w:tcPr>
            <w:tcW w:w="6115" w:type="dxa"/>
          </w:tcPr>
          <w:p w14:paraId="4E954B51"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174E0C2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7B7A0BE" w14:textId="77777777" w:rsidR="007F4D74" w:rsidRDefault="007F4D74" w:rsidP="00D851B1">
            <w:r>
              <w:t>Request payload format</w:t>
            </w:r>
          </w:p>
        </w:tc>
        <w:tc>
          <w:tcPr>
            <w:tcW w:w="6115" w:type="dxa"/>
          </w:tcPr>
          <w:p w14:paraId="2A9E55CB"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Aptos Mono" w:hAnsi="Aptos Mono"/>
                <w:sz w:val="20"/>
                <w:szCs w:val="20"/>
              </w:rPr>
              <w:t>None</w:t>
            </w:r>
          </w:p>
        </w:tc>
      </w:tr>
      <w:tr w:rsidR="007F4D74" w14:paraId="500073C5"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83467D1" w14:textId="77777777" w:rsidR="007F4D74" w:rsidRDefault="007F4D74" w:rsidP="00D851B1">
            <w:r>
              <w:t>Response payload format</w:t>
            </w:r>
          </w:p>
        </w:tc>
        <w:tc>
          <w:tcPr>
            <w:tcW w:w="6115" w:type="dxa"/>
          </w:tcPr>
          <w:p w14:paraId="7D7F933D"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224094F5" w14:textId="2F42B646"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32</w:t>
            </w:r>
            <w:r w:rsidR="007F4D74" w:rsidRPr="009B05C4">
              <w:rPr>
                <w:rFonts w:ascii="Aptos Mono" w:hAnsi="Aptos Mono"/>
                <w:sz w:val="20"/>
                <w:szCs w:val="20"/>
              </w:rPr>
              <w:t xml:space="preserve">_t </w:t>
            </w:r>
            <w:r w:rsidR="007F4D74">
              <w:rPr>
                <w:rFonts w:ascii="Aptos Mono" w:hAnsi="Aptos Mono"/>
                <w:sz w:val="20"/>
                <w:szCs w:val="20"/>
              </w:rPr>
              <w:t>flags</w:t>
            </w:r>
            <w:r w:rsidR="007F4D74" w:rsidRPr="009B05C4">
              <w:rPr>
                <w:rFonts w:ascii="Aptos Mono" w:hAnsi="Aptos Mono"/>
                <w:sz w:val="20"/>
                <w:szCs w:val="20"/>
              </w:rPr>
              <w:t>;</w:t>
            </w:r>
          </w:p>
          <w:p w14:paraId="229F2FFB"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096D918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C662043" w14:textId="77777777" w:rsidR="007F4D74" w:rsidRDefault="007F4D74" w:rsidP="00D851B1">
            <w:r>
              <w:t>Required features</w:t>
            </w:r>
          </w:p>
        </w:tc>
        <w:tc>
          <w:tcPr>
            <w:tcW w:w="6115" w:type="dxa"/>
          </w:tcPr>
          <w:p w14:paraId="34F0800F"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F4D74" w14:paraId="7863BBB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B738B01" w14:textId="77777777" w:rsidR="007F4D74" w:rsidRDefault="007F4D74" w:rsidP="00D851B1">
            <w:r>
              <w:t>Availability</w:t>
            </w:r>
          </w:p>
        </w:tc>
        <w:tc>
          <w:tcPr>
            <w:tcW w:w="6115" w:type="dxa"/>
          </w:tcPr>
          <w:p w14:paraId="2AA88559"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1E1074F6"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2526083F" w14:textId="77777777" w:rsidR="007F4D74" w:rsidRDefault="007F4D74" w:rsidP="007F4D74"/>
    <w:p w14:paraId="0A1B97CC" w14:textId="507722F0" w:rsidR="007F4D74" w:rsidRDefault="007F4D74" w:rsidP="007F4D74">
      <w:pPr>
        <w:pStyle w:val="Heading2"/>
      </w:pPr>
      <w:bookmarkStart w:id="212" w:name="_Toc226546732"/>
      <w:r>
        <w:t>Command 0x0007: ECP_CMD_DEVICE_EVENT</w:t>
      </w:r>
      <w:bookmarkEnd w:id="212"/>
    </w:p>
    <w:p w14:paraId="5F9B25E7" w14:textId="05BFF88D" w:rsidR="007F4D74" w:rsidRDefault="007F4D74" w:rsidP="007F4D74">
      <w:r>
        <w:t xml:space="preserve">Query and configure device events. Device events can be used by the host to quickly check for what needs to be serviced after the ECP asserts the </w:t>
      </w:r>
      <w:proofErr w:type="gramStart"/>
      <w:r>
        <w:t>interrupt</w:t>
      </w:r>
      <w:proofErr w:type="gramEnd"/>
      <w:r>
        <w:t xml:space="preserve"> GPIO.</w:t>
      </w:r>
    </w:p>
    <w:tbl>
      <w:tblPr>
        <w:tblStyle w:val="ListTable2-Accent1"/>
        <w:tblW w:w="0" w:type="auto"/>
        <w:tblLook w:val="0620" w:firstRow="1" w:lastRow="0" w:firstColumn="0" w:lastColumn="0" w:noHBand="1" w:noVBand="1"/>
      </w:tblPr>
      <w:tblGrid>
        <w:gridCol w:w="828"/>
        <w:gridCol w:w="8537"/>
      </w:tblGrid>
      <w:tr w:rsidR="007F4D74" w14:paraId="33764CED"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828" w:type="dxa"/>
          </w:tcPr>
          <w:p w14:paraId="5E0A02FB" w14:textId="77777777" w:rsidR="007F4D74" w:rsidRDefault="007F4D74" w:rsidP="00D851B1">
            <w:r>
              <w:lastRenderedPageBreak/>
              <w:t>Value</w:t>
            </w:r>
          </w:p>
        </w:tc>
        <w:tc>
          <w:tcPr>
            <w:tcW w:w="8537" w:type="dxa"/>
          </w:tcPr>
          <w:p w14:paraId="41213EE2" w14:textId="77777777" w:rsidR="007F4D74" w:rsidRDefault="007F4D74" w:rsidP="00D851B1">
            <w:r>
              <w:t>Operation</w:t>
            </w:r>
          </w:p>
        </w:tc>
      </w:tr>
      <w:tr w:rsidR="007F4D74" w14:paraId="252261DD"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828" w:type="dxa"/>
          </w:tcPr>
          <w:p w14:paraId="5C71FE5B" w14:textId="77777777" w:rsidR="007F4D74" w:rsidRDefault="007F4D74" w:rsidP="00D851B1">
            <w:pPr>
              <w:jc w:val="center"/>
              <w:rPr>
                <w:sz w:val="20"/>
                <w:szCs w:val="20"/>
              </w:rPr>
            </w:pPr>
            <w:r>
              <w:rPr>
                <w:sz w:val="20"/>
                <w:szCs w:val="20"/>
              </w:rPr>
              <w:t>0</w:t>
            </w:r>
          </w:p>
        </w:tc>
        <w:tc>
          <w:tcPr>
            <w:tcW w:w="8537" w:type="dxa"/>
          </w:tcPr>
          <w:p w14:paraId="1C37D63B" w14:textId="77777777" w:rsidR="007F4D74" w:rsidRPr="001D01B3" w:rsidRDefault="007F4D74" w:rsidP="00D851B1">
            <w:pPr>
              <w:rPr>
                <w:sz w:val="20"/>
                <w:szCs w:val="20"/>
              </w:rPr>
            </w:pPr>
            <w:r w:rsidRPr="001D01B3">
              <w:rPr>
                <w:sz w:val="20"/>
                <w:szCs w:val="20"/>
              </w:rPr>
              <w:t>ECP_DEVICE_EVENT_OP_GET_CURRENT_EVENTS</w:t>
            </w:r>
          </w:p>
        </w:tc>
      </w:tr>
      <w:tr w:rsidR="007F4D74" w14:paraId="271E03AD"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828" w:type="dxa"/>
          </w:tcPr>
          <w:p w14:paraId="33111941" w14:textId="77777777" w:rsidR="007F4D74" w:rsidRPr="00C35B59" w:rsidRDefault="007F4D74" w:rsidP="00D851B1">
            <w:pPr>
              <w:jc w:val="center"/>
              <w:rPr>
                <w:sz w:val="20"/>
                <w:szCs w:val="20"/>
              </w:rPr>
            </w:pPr>
            <w:r>
              <w:rPr>
                <w:sz w:val="20"/>
                <w:szCs w:val="20"/>
              </w:rPr>
              <w:t>1</w:t>
            </w:r>
          </w:p>
        </w:tc>
        <w:tc>
          <w:tcPr>
            <w:tcW w:w="8537" w:type="dxa"/>
          </w:tcPr>
          <w:p w14:paraId="32028E68" w14:textId="77777777" w:rsidR="007F4D74" w:rsidRPr="00C35B59" w:rsidRDefault="007F4D74" w:rsidP="00D851B1">
            <w:pPr>
              <w:rPr>
                <w:sz w:val="20"/>
                <w:szCs w:val="20"/>
              </w:rPr>
            </w:pPr>
            <w:r>
              <w:rPr>
                <w:sz w:val="20"/>
                <w:szCs w:val="20"/>
              </w:rPr>
              <w:t>ECP_DEVICE_EVENT_OP_GET_ENABLED_EVENTS</w:t>
            </w:r>
          </w:p>
        </w:tc>
      </w:tr>
      <w:tr w:rsidR="007F4D74" w14:paraId="4E746A6F"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828" w:type="dxa"/>
          </w:tcPr>
          <w:p w14:paraId="457FB9CC" w14:textId="77777777" w:rsidR="007F4D74" w:rsidRPr="00C35B59" w:rsidRDefault="007F4D74" w:rsidP="00D851B1">
            <w:pPr>
              <w:jc w:val="center"/>
              <w:rPr>
                <w:sz w:val="20"/>
                <w:szCs w:val="20"/>
              </w:rPr>
            </w:pPr>
            <w:r>
              <w:rPr>
                <w:sz w:val="20"/>
                <w:szCs w:val="20"/>
              </w:rPr>
              <w:t>2</w:t>
            </w:r>
          </w:p>
        </w:tc>
        <w:tc>
          <w:tcPr>
            <w:tcW w:w="8537" w:type="dxa"/>
          </w:tcPr>
          <w:p w14:paraId="5007988E" w14:textId="69878D1C" w:rsidR="007F4D74" w:rsidRPr="00C35B59" w:rsidRDefault="007F4D74" w:rsidP="00D851B1">
            <w:pPr>
              <w:rPr>
                <w:sz w:val="20"/>
                <w:szCs w:val="20"/>
              </w:rPr>
            </w:pPr>
            <w:r>
              <w:rPr>
                <w:sz w:val="20"/>
                <w:szCs w:val="20"/>
              </w:rPr>
              <w:t>ECP_DEVICE_EVENT_</w:t>
            </w:r>
            <w:del w:id="213" w:author="Jansen, Adam (US)" w:date="2026-06-11T14:01:00Z" w16du:dateUtc="2026-06-11T19:01:00Z">
              <w:r w:rsidDel="00D64CE2">
                <w:rPr>
                  <w:sz w:val="20"/>
                  <w:szCs w:val="20"/>
                </w:rPr>
                <w:delText>PARAM</w:delText>
              </w:r>
            </w:del>
            <w:ins w:id="214" w:author="Jansen, Adam (US)" w:date="2026-06-11T14:01:00Z" w16du:dateUtc="2026-06-11T19:01:00Z">
              <w:r w:rsidR="00D64CE2">
                <w:rPr>
                  <w:sz w:val="20"/>
                  <w:szCs w:val="20"/>
                </w:rPr>
                <w:t>OP</w:t>
              </w:r>
            </w:ins>
            <w:r>
              <w:rPr>
                <w:sz w:val="20"/>
                <w:szCs w:val="20"/>
              </w:rPr>
              <w:t>_SET_ENABLED_EVENTS</w:t>
            </w:r>
          </w:p>
        </w:tc>
      </w:tr>
    </w:tbl>
    <w:p w14:paraId="6323FEE9" w14:textId="77777777" w:rsidR="007F4D74" w:rsidRDefault="007F4D74" w:rsidP="007F4D74"/>
    <w:tbl>
      <w:tblPr>
        <w:tblStyle w:val="ListTable2-Accent1"/>
        <w:tblW w:w="0" w:type="auto"/>
        <w:tblLook w:val="0620" w:firstRow="1" w:lastRow="0" w:firstColumn="0" w:lastColumn="0" w:noHBand="1" w:noVBand="1"/>
      </w:tblPr>
      <w:tblGrid>
        <w:gridCol w:w="563"/>
        <w:gridCol w:w="3204"/>
        <w:gridCol w:w="4585"/>
        <w:gridCol w:w="1023"/>
      </w:tblGrid>
      <w:tr w:rsidR="00E02FC3" w14:paraId="7A0B2485" w14:textId="3A6104BB" w:rsidTr="000C4F97">
        <w:trPr>
          <w:cnfStyle w:val="100000000000" w:firstRow="1" w:lastRow="0" w:firstColumn="0" w:lastColumn="0" w:oddVBand="0" w:evenVBand="0" w:oddHBand="0" w:evenHBand="0" w:firstRowFirstColumn="0" w:firstRowLastColumn="0" w:lastRowFirstColumn="0" w:lastRowLastColumn="0"/>
          <w:tblHeader/>
        </w:trPr>
        <w:tc>
          <w:tcPr>
            <w:tcW w:w="563" w:type="dxa"/>
          </w:tcPr>
          <w:p w14:paraId="76F721A2" w14:textId="77777777" w:rsidR="00E02FC3" w:rsidRDefault="00E02FC3" w:rsidP="00D851B1">
            <w:r>
              <w:t>Bit</w:t>
            </w:r>
          </w:p>
        </w:tc>
        <w:tc>
          <w:tcPr>
            <w:tcW w:w="3204" w:type="dxa"/>
          </w:tcPr>
          <w:p w14:paraId="01D240C3" w14:textId="77777777" w:rsidR="00E02FC3" w:rsidRDefault="00E02FC3" w:rsidP="00D851B1">
            <w:r>
              <w:t>Event</w:t>
            </w:r>
          </w:p>
        </w:tc>
        <w:tc>
          <w:tcPr>
            <w:tcW w:w="4585" w:type="dxa"/>
          </w:tcPr>
          <w:p w14:paraId="55C1FC27" w14:textId="0B7A2CB5" w:rsidR="00E02FC3" w:rsidRDefault="00E02FC3" w:rsidP="00D851B1">
            <w:r>
              <w:t>Description</w:t>
            </w:r>
          </w:p>
        </w:tc>
        <w:tc>
          <w:tcPr>
            <w:tcW w:w="1023" w:type="dxa"/>
          </w:tcPr>
          <w:p w14:paraId="36FF5340" w14:textId="08B37F05" w:rsidR="00E02FC3" w:rsidRDefault="00E02FC3" w:rsidP="00D851B1">
            <w:r>
              <w:t>Default</w:t>
            </w:r>
          </w:p>
        </w:tc>
      </w:tr>
      <w:tr w:rsidR="00E02FC3" w14:paraId="723C2442" w14:textId="7C298581" w:rsidTr="000C4F97">
        <w:trPr>
          <w:cnfStyle w:val="100000000000" w:firstRow="1" w:lastRow="0" w:firstColumn="0" w:lastColumn="0" w:oddVBand="0" w:evenVBand="0" w:oddHBand="0" w:evenHBand="0" w:firstRowFirstColumn="0" w:firstRowLastColumn="0" w:lastRowFirstColumn="0" w:lastRowLastColumn="0"/>
          <w:tblHeader/>
        </w:trPr>
        <w:tc>
          <w:tcPr>
            <w:tcW w:w="563" w:type="dxa"/>
          </w:tcPr>
          <w:p w14:paraId="1884FE8D" w14:textId="77777777" w:rsidR="00E02FC3" w:rsidRDefault="00E02FC3" w:rsidP="00D851B1">
            <w:pPr>
              <w:jc w:val="center"/>
              <w:rPr>
                <w:sz w:val="20"/>
                <w:szCs w:val="20"/>
              </w:rPr>
            </w:pPr>
            <w:r>
              <w:rPr>
                <w:sz w:val="20"/>
                <w:szCs w:val="20"/>
              </w:rPr>
              <w:t>0</w:t>
            </w:r>
          </w:p>
        </w:tc>
        <w:tc>
          <w:tcPr>
            <w:tcW w:w="3204" w:type="dxa"/>
          </w:tcPr>
          <w:p w14:paraId="412637EC" w14:textId="4FD15237" w:rsidR="00E02FC3" w:rsidRPr="001D01B3" w:rsidRDefault="00E02FC3" w:rsidP="00D851B1">
            <w:pPr>
              <w:rPr>
                <w:sz w:val="20"/>
                <w:szCs w:val="20"/>
              </w:rPr>
            </w:pPr>
            <w:r>
              <w:rPr>
                <w:sz w:val="20"/>
                <w:szCs w:val="20"/>
              </w:rPr>
              <w:t>ECP_DEVICE_EVENT_BOOT</w:t>
            </w:r>
          </w:p>
        </w:tc>
        <w:tc>
          <w:tcPr>
            <w:tcW w:w="4585" w:type="dxa"/>
          </w:tcPr>
          <w:p w14:paraId="4939B1E8" w14:textId="2ED7CF57" w:rsidR="00E02FC3" w:rsidRDefault="00E02FC3" w:rsidP="00D851B1">
            <w:pPr>
              <w:rPr>
                <w:sz w:val="20"/>
                <w:szCs w:val="20"/>
              </w:rPr>
            </w:pPr>
            <w:r>
              <w:rPr>
                <w:sz w:val="20"/>
                <w:szCs w:val="20"/>
              </w:rPr>
              <w:t>Set on boot. Can be used to detect software restarts.</w:t>
            </w:r>
          </w:p>
        </w:tc>
        <w:tc>
          <w:tcPr>
            <w:tcW w:w="1023" w:type="dxa"/>
          </w:tcPr>
          <w:p w14:paraId="5FF39C19" w14:textId="3587C15D" w:rsidR="00E02FC3" w:rsidRDefault="00E02FC3" w:rsidP="00D851B1">
            <w:pPr>
              <w:rPr>
                <w:sz w:val="20"/>
                <w:szCs w:val="20"/>
              </w:rPr>
            </w:pPr>
          </w:p>
        </w:tc>
      </w:tr>
      <w:tr w:rsidR="00E02FC3" w14:paraId="2B8AEFEC" w14:textId="1FB85D33" w:rsidTr="000C4F97">
        <w:trPr>
          <w:cnfStyle w:val="100000000000" w:firstRow="1" w:lastRow="0" w:firstColumn="0" w:lastColumn="0" w:oddVBand="0" w:evenVBand="0" w:oddHBand="0" w:evenHBand="0" w:firstRowFirstColumn="0" w:firstRowLastColumn="0" w:lastRowFirstColumn="0" w:lastRowLastColumn="0"/>
          <w:tblHeader/>
        </w:trPr>
        <w:tc>
          <w:tcPr>
            <w:tcW w:w="563" w:type="dxa"/>
          </w:tcPr>
          <w:p w14:paraId="0482A97B" w14:textId="1C72C437" w:rsidR="00E02FC3" w:rsidRDefault="00E02FC3" w:rsidP="00D851B1">
            <w:pPr>
              <w:jc w:val="center"/>
              <w:rPr>
                <w:sz w:val="20"/>
                <w:szCs w:val="20"/>
              </w:rPr>
            </w:pPr>
            <w:r>
              <w:rPr>
                <w:sz w:val="20"/>
                <w:szCs w:val="20"/>
              </w:rPr>
              <w:t>1</w:t>
            </w:r>
          </w:p>
        </w:tc>
        <w:tc>
          <w:tcPr>
            <w:tcW w:w="3204" w:type="dxa"/>
          </w:tcPr>
          <w:p w14:paraId="23AC7ED8" w14:textId="45033C8B" w:rsidR="00E02FC3" w:rsidRDefault="00E02FC3" w:rsidP="00D851B1">
            <w:pPr>
              <w:rPr>
                <w:sz w:val="20"/>
                <w:szCs w:val="20"/>
              </w:rPr>
            </w:pPr>
            <w:r>
              <w:rPr>
                <w:sz w:val="20"/>
                <w:szCs w:val="20"/>
              </w:rPr>
              <w:t>ECP_DEVICE_EVENT_THERMAL</w:t>
            </w:r>
          </w:p>
        </w:tc>
        <w:tc>
          <w:tcPr>
            <w:tcW w:w="4585" w:type="dxa"/>
          </w:tcPr>
          <w:p w14:paraId="2FA5CEA3" w14:textId="69DF8E72" w:rsidR="00E02FC3" w:rsidRDefault="00E02FC3" w:rsidP="00D851B1">
            <w:pPr>
              <w:rPr>
                <w:sz w:val="20"/>
                <w:szCs w:val="20"/>
              </w:rPr>
            </w:pPr>
            <w:r>
              <w:rPr>
                <w:sz w:val="20"/>
                <w:szCs w:val="20"/>
              </w:rPr>
              <w:t>Set when temperature threshold exceeded</w:t>
            </w:r>
          </w:p>
        </w:tc>
        <w:tc>
          <w:tcPr>
            <w:tcW w:w="1023" w:type="dxa"/>
          </w:tcPr>
          <w:p w14:paraId="7EDC3980" w14:textId="46B2F674" w:rsidR="00E02FC3" w:rsidRDefault="00E02FC3" w:rsidP="00D851B1">
            <w:pPr>
              <w:rPr>
                <w:sz w:val="20"/>
                <w:szCs w:val="20"/>
              </w:rPr>
            </w:pPr>
            <w:r>
              <w:rPr>
                <w:sz w:val="20"/>
                <w:szCs w:val="20"/>
              </w:rPr>
              <w:t>X</w:t>
            </w:r>
          </w:p>
        </w:tc>
      </w:tr>
      <w:tr w:rsidR="00E02FC3" w14:paraId="0F411719" w14:textId="6196EABE" w:rsidTr="000C4F97">
        <w:trPr>
          <w:cnfStyle w:val="100000000000" w:firstRow="1" w:lastRow="0" w:firstColumn="0" w:lastColumn="0" w:oddVBand="0" w:evenVBand="0" w:oddHBand="0" w:evenHBand="0" w:firstRowFirstColumn="0" w:firstRowLastColumn="0" w:lastRowFirstColumn="0" w:lastRowLastColumn="0"/>
          <w:tblHeader/>
        </w:trPr>
        <w:tc>
          <w:tcPr>
            <w:tcW w:w="563" w:type="dxa"/>
          </w:tcPr>
          <w:p w14:paraId="28CBD002" w14:textId="4F1FD38D" w:rsidR="00E02FC3" w:rsidRDefault="00E02FC3" w:rsidP="00D851B1">
            <w:pPr>
              <w:jc w:val="center"/>
              <w:rPr>
                <w:sz w:val="20"/>
                <w:szCs w:val="20"/>
              </w:rPr>
            </w:pPr>
            <w:r>
              <w:rPr>
                <w:sz w:val="20"/>
                <w:szCs w:val="20"/>
              </w:rPr>
              <w:t>2</w:t>
            </w:r>
          </w:p>
        </w:tc>
        <w:tc>
          <w:tcPr>
            <w:tcW w:w="3204" w:type="dxa"/>
          </w:tcPr>
          <w:p w14:paraId="2DF79CA4" w14:textId="5EB146F8" w:rsidR="00E02FC3" w:rsidRDefault="00E02FC3" w:rsidP="00D851B1">
            <w:pPr>
              <w:rPr>
                <w:sz w:val="20"/>
                <w:szCs w:val="20"/>
              </w:rPr>
            </w:pPr>
            <w:r>
              <w:rPr>
                <w:sz w:val="20"/>
                <w:szCs w:val="20"/>
              </w:rPr>
              <w:t>ECP_DEVICE_EVENT_IO_FAULT</w:t>
            </w:r>
          </w:p>
        </w:tc>
        <w:tc>
          <w:tcPr>
            <w:tcW w:w="4585" w:type="dxa"/>
          </w:tcPr>
          <w:p w14:paraId="0191347B" w14:textId="543CED29" w:rsidR="00E02FC3" w:rsidRDefault="00E02FC3" w:rsidP="00D851B1">
            <w:pPr>
              <w:rPr>
                <w:sz w:val="20"/>
                <w:szCs w:val="20"/>
              </w:rPr>
            </w:pPr>
            <w:r>
              <w:rPr>
                <w:sz w:val="20"/>
                <w:szCs w:val="20"/>
              </w:rPr>
              <w:t>Set when one or more channels detects a fault</w:t>
            </w:r>
          </w:p>
        </w:tc>
        <w:tc>
          <w:tcPr>
            <w:tcW w:w="1023" w:type="dxa"/>
          </w:tcPr>
          <w:p w14:paraId="75B875FA" w14:textId="5AA5A033" w:rsidR="00E02FC3" w:rsidRDefault="00E02FC3" w:rsidP="00D851B1">
            <w:pPr>
              <w:rPr>
                <w:sz w:val="20"/>
                <w:szCs w:val="20"/>
              </w:rPr>
            </w:pPr>
            <w:r>
              <w:rPr>
                <w:sz w:val="20"/>
                <w:szCs w:val="20"/>
              </w:rPr>
              <w:t>X</w:t>
            </w:r>
          </w:p>
        </w:tc>
      </w:tr>
    </w:tbl>
    <w:p w14:paraId="59C28FA9" w14:textId="77777777" w:rsidR="00E02FC3" w:rsidRDefault="00E02FC3" w:rsidP="007F4D74"/>
    <w:p w14:paraId="3372E5E7" w14:textId="6381F5D4" w:rsidR="00E02FC3" w:rsidRPr="001D01B3" w:rsidRDefault="00E02FC3" w:rsidP="007F4D74">
      <w:r>
        <w:t xml:space="preserve">The status of all events is reflected in the value of </w:t>
      </w:r>
      <w:proofErr w:type="spellStart"/>
      <w:r>
        <w:t>event_mask</w:t>
      </w:r>
      <w:proofErr w:type="spellEnd"/>
      <w:r>
        <w:t>, but only enabled events trigger the interrupt GPIO output.</w:t>
      </w:r>
    </w:p>
    <w:tbl>
      <w:tblPr>
        <w:tblStyle w:val="GridTable5Dark-Accent1"/>
        <w:tblW w:w="0" w:type="auto"/>
        <w:jc w:val="center"/>
        <w:tblLook w:val="0680" w:firstRow="0" w:lastRow="0" w:firstColumn="1" w:lastColumn="0" w:noHBand="1" w:noVBand="1"/>
      </w:tblPr>
      <w:tblGrid>
        <w:gridCol w:w="3235"/>
        <w:gridCol w:w="6115"/>
      </w:tblGrid>
      <w:tr w:rsidR="007F4D74" w14:paraId="7BF8781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C92C840" w14:textId="77777777" w:rsidR="007F4D74" w:rsidRDefault="007F4D74" w:rsidP="00D851B1">
            <w:r>
              <w:t>Command ID</w:t>
            </w:r>
          </w:p>
        </w:tc>
        <w:tc>
          <w:tcPr>
            <w:tcW w:w="6115" w:type="dxa"/>
          </w:tcPr>
          <w:p w14:paraId="3619199D" w14:textId="23376D8A" w:rsidR="007F4D74" w:rsidRDefault="007F4D74" w:rsidP="00D851B1">
            <w:pPr>
              <w:cnfStyle w:val="000000000000" w:firstRow="0" w:lastRow="0" w:firstColumn="0" w:lastColumn="0" w:oddVBand="0" w:evenVBand="0" w:oddHBand="0" w:evenHBand="0" w:firstRowFirstColumn="0" w:firstRowLastColumn="0" w:lastRowFirstColumn="0" w:lastRowLastColumn="0"/>
            </w:pPr>
            <w:r>
              <w:t>0x0007</w:t>
            </w:r>
          </w:p>
        </w:tc>
      </w:tr>
      <w:tr w:rsidR="007F4D74" w14:paraId="68AFEF0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625202C" w14:textId="77777777" w:rsidR="007F4D74" w:rsidRDefault="007F4D74" w:rsidP="00D851B1">
            <w:r>
              <w:t>Name</w:t>
            </w:r>
          </w:p>
        </w:tc>
        <w:tc>
          <w:tcPr>
            <w:tcW w:w="6115" w:type="dxa"/>
          </w:tcPr>
          <w:p w14:paraId="594FE278"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Device Events</w:t>
            </w:r>
          </w:p>
        </w:tc>
      </w:tr>
      <w:tr w:rsidR="007F4D74" w14:paraId="50AB0FC1"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072E7A5" w14:textId="77777777" w:rsidR="007F4D74" w:rsidRDefault="007F4D74" w:rsidP="00D851B1">
            <w:r>
              <w:t>Command revision</w:t>
            </w:r>
          </w:p>
        </w:tc>
        <w:tc>
          <w:tcPr>
            <w:tcW w:w="6115" w:type="dxa"/>
          </w:tcPr>
          <w:p w14:paraId="132D6C93"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22EA278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D883C79" w14:textId="77777777" w:rsidR="007F4D74" w:rsidRDefault="007F4D74" w:rsidP="00D851B1">
            <w:r>
              <w:t>Request payload format</w:t>
            </w:r>
          </w:p>
        </w:tc>
        <w:tc>
          <w:tcPr>
            <w:tcW w:w="6115" w:type="dxa"/>
          </w:tcPr>
          <w:p w14:paraId="7E84D43B"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48CED950" w14:textId="7A8D9B21"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32</w:t>
            </w:r>
            <w:r w:rsidR="007F4D74" w:rsidRPr="009B05C4">
              <w:rPr>
                <w:rFonts w:ascii="Aptos Mono" w:hAnsi="Aptos Mono"/>
                <w:sz w:val="20"/>
                <w:szCs w:val="20"/>
              </w:rPr>
              <w:t xml:space="preserve">_t </w:t>
            </w:r>
            <w:proofErr w:type="spellStart"/>
            <w:r w:rsidR="007F4D74">
              <w:rPr>
                <w:rFonts w:ascii="Aptos Mono" w:hAnsi="Aptos Mono"/>
                <w:sz w:val="20"/>
                <w:szCs w:val="20"/>
              </w:rPr>
              <w:t>event_mask</w:t>
            </w:r>
            <w:proofErr w:type="spellEnd"/>
            <w:r w:rsidR="007F4D74" w:rsidRPr="009B05C4">
              <w:rPr>
                <w:rFonts w:ascii="Aptos Mono" w:hAnsi="Aptos Mono"/>
                <w:sz w:val="20"/>
                <w:szCs w:val="20"/>
              </w:rPr>
              <w:t>;</w:t>
            </w:r>
          </w:p>
          <w:p w14:paraId="4273B1E5" w14:textId="10033013"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uint8_t operation;</w:t>
            </w:r>
          </w:p>
          <w:p w14:paraId="6B7C843E"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6D80719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BFA1F69" w14:textId="77777777" w:rsidR="007F4D74" w:rsidRDefault="007F4D74" w:rsidP="00D851B1">
            <w:r>
              <w:t>Response payload format</w:t>
            </w:r>
          </w:p>
        </w:tc>
        <w:tc>
          <w:tcPr>
            <w:tcW w:w="6115" w:type="dxa"/>
          </w:tcPr>
          <w:p w14:paraId="1593C4AE"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60ED1044" w14:textId="513213AC" w:rsidR="007F4D74" w:rsidRPr="009B05C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32</w:t>
            </w:r>
            <w:r w:rsidR="007F4D74" w:rsidRPr="009B05C4">
              <w:rPr>
                <w:rFonts w:ascii="Aptos Mono" w:hAnsi="Aptos Mono"/>
                <w:sz w:val="20"/>
                <w:szCs w:val="20"/>
              </w:rPr>
              <w:t xml:space="preserve">_t </w:t>
            </w:r>
            <w:proofErr w:type="spellStart"/>
            <w:r w:rsidR="007F4D74">
              <w:rPr>
                <w:rFonts w:ascii="Aptos Mono" w:hAnsi="Aptos Mono"/>
                <w:sz w:val="20"/>
                <w:szCs w:val="20"/>
              </w:rPr>
              <w:t>event_mask</w:t>
            </w:r>
            <w:proofErr w:type="spellEnd"/>
            <w:r w:rsidR="007F4D74">
              <w:rPr>
                <w:rFonts w:ascii="Aptos Mono" w:hAnsi="Aptos Mono"/>
                <w:sz w:val="20"/>
                <w:szCs w:val="20"/>
              </w:rPr>
              <w:t>;</w:t>
            </w:r>
          </w:p>
          <w:p w14:paraId="0195DE5E" w14:textId="77777777" w:rsidR="007F4D74" w:rsidRPr="00B20361"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7F4D74" w14:paraId="293F3B2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391DB6F" w14:textId="77777777" w:rsidR="007F4D74" w:rsidRDefault="007F4D74" w:rsidP="00D851B1">
            <w:r>
              <w:t>Required features</w:t>
            </w:r>
          </w:p>
        </w:tc>
        <w:tc>
          <w:tcPr>
            <w:tcW w:w="6115" w:type="dxa"/>
          </w:tcPr>
          <w:p w14:paraId="3D9C1E32" w14:textId="77777777" w:rsidR="007F4D74" w:rsidRPr="001D01B3" w:rsidRDefault="007F4D74" w:rsidP="00D851B1">
            <w:pPr>
              <w:cnfStyle w:val="000000000000" w:firstRow="0" w:lastRow="0" w:firstColumn="0" w:lastColumn="0" w:oddVBand="0" w:evenVBand="0" w:oddHBand="0" w:evenHBand="0" w:firstRowFirstColumn="0" w:firstRowLastColumn="0" w:lastRowFirstColumn="0" w:lastRowLastColumn="0"/>
            </w:pPr>
            <w:r w:rsidRPr="001D01B3">
              <w:t>ECP_FEATURE_DEVICE_EVENT</w:t>
            </w:r>
          </w:p>
        </w:tc>
      </w:tr>
      <w:tr w:rsidR="007F4D74" w14:paraId="1BAB3C5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9CD42F2" w14:textId="77777777" w:rsidR="007F4D74" w:rsidRDefault="007F4D74" w:rsidP="00D851B1">
            <w:r>
              <w:t>Availability</w:t>
            </w:r>
          </w:p>
        </w:tc>
        <w:tc>
          <w:tcPr>
            <w:tcW w:w="6115" w:type="dxa"/>
          </w:tcPr>
          <w:p w14:paraId="528E40D0"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365951FE"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13379361" w14:textId="77777777" w:rsidR="007F4D74" w:rsidRPr="001D01B3" w:rsidRDefault="007F4D74" w:rsidP="007F4D74"/>
    <w:p w14:paraId="72A6099C" w14:textId="6DD71337" w:rsidR="007F4D74" w:rsidRDefault="007F4D74" w:rsidP="007F4D74">
      <w:pPr>
        <w:pStyle w:val="Heading2"/>
      </w:pPr>
      <w:bookmarkStart w:id="215" w:name="_Toc226546733"/>
      <w:r>
        <w:t>Command 0x0008: ECP_CMD_ESTOP</w:t>
      </w:r>
      <w:bookmarkEnd w:id="215"/>
    </w:p>
    <w:p w14:paraId="66CB9AA2" w14:textId="42CF0BE8" w:rsidR="007F4D74" w:rsidRDefault="00281DBE" w:rsidP="007F4D74">
      <w:r>
        <w:rPr>
          <w:noProof/>
        </w:rPr>
        <mc:AlternateContent>
          <mc:Choice Requires="wps">
            <w:drawing>
              <wp:anchor distT="91440" distB="91440" distL="114300" distR="114300" simplePos="0" relativeHeight="251672576" behindDoc="0" locked="0" layoutInCell="1" allowOverlap="1" wp14:anchorId="1A51FF50" wp14:editId="482D4848">
                <wp:simplePos x="0" y="0"/>
                <wp:positionH relativeFrom="margin">
                  <wp:align>center</wp:align>
                </wp:positionH>
                <wp:positionV relativeFrom="paragraph">
                  <wp:posOffset>522605</wp:posOffset>
                </wp:positionV>
                <wp:extent cx="4981575" cy="717550"/>
                <wp:effectExtent l="0" t="0" r="0" b="6350"/>
                <wp:wrapTopAndBottom/>
                <wp:docPr id="1902203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717550"/>
                        </a:xfrm>
                        <a:prstGeom prst="rect">
                          <a:avLst/>
                        </a:prstGeom>
                        <a:noFill/>
                        <a:ln w="9525">
                          <a:noFill/>
                          <a:miter lim="800000"/>
                          <a:headEnd/>
                          <a:tailEnd/>
                        </a:ln>
                      </wps:spPr>
                      <wps:txbx>
                        <w:txbxContent>
                          <w:p w14:paraId="667130CC" w14:textId="77777777" w:rsidR="00281DBE" w:rsidRDefault="00281DBE" w:rsidP="00281DBE">
                            <w:pPr>
                              <w:pBdr>
                                <w:left w:val="single" w:sz="48" w:space="4" w:color="FF0000"/>
                              </w:pBdr>
                              <w:shd w:val="pct10" w:color="auto" w:fill="auto"/>
                              <w:spacing w:after="0"/>
                              <w:rPr>
                                <w:rFonts w:ascii="Segoe UI Symbol" w:hAnsi="Segoe UI Symbol"/>
                                <w:b/>
                                <w:bCs/>
                                <w:sz w:val="22"/>
                                <w:szCs w:val="22"/>
                              </w:rPr>
                            </w:pPr>
                            <w:r>
                              <w:rPr>
                                <w:rFonts w:ascii="Segoe UI Symbol" w:hAnsi="Segoe UI Symbol"/>
                                <w:b/>
                                <w:bCs/>
                                <w:sz w:val="22"/>
                                <w:szCs w:val="22"/>
                              </w:rPr>
                              <w:t xml:space="preserve">❗ </w:t>
                            </w:r>
                            <w:r w:rsidRPr="0045446D">
                              <w:rPr>
                                <w:rFonts w:asciiTheme="majorHAnsi" w:hAnsiTheme="majorHAnsi"/>
                                <w:b/>
                                <w:bCs/>
                                <w:sz w:val="22"/>
                                <w:szCs w:val="22"/>
                              </w:rPr>
                              <w:t>IMPORTANT</w:t>
                            </w:r>
                          </w:p>
                          <w:p w14:paraId="3D892F88" w14:textId="1C39C3F0" w:rsidR="00281DBE" w:rsidRPr="00D229FD" w:rsidRDefault="00281DBE" w:rsidP="00281DBE">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r>
                              <w:rPr>
                                <w:sz w:val="22"/>
                                <w:szCs w:val="22"/>
                              </w:rPr>
                              <w:t>If multiple ECPs are sent the ESTOP command</w:t>
                            </w:r>
                            <w:ins w:id="216" w:author="Jansen, Adam (US)" w:date="2026-07-23T15:41:00Z" w16du:dateUtc="2026-07-23T20:41:00Z">
                              <w:r w:rsidR="00D706FB">
                                <w:rPr>
                                  <w:sz w:val="22"/>
                                  <w:szCs w:val="22"/>
                                </w:rPr>
                                <w:t xml:space="preserve"> on a shared bus such as I2C</w:t>
                              </w:r>
                            </w:ins>
                            <w:r>
                              <w:rPr>
                                <w:sz w:val="22"/>
                                <w:szCs w:val="22"/>
                              </w:rPr>
                              <w:t>, the only reliable way to recover is to re-enumerate all ECPs.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1FF50" id="_x0000_s1032" type="#_x0000_t202" style="position:absolute;margin-left:0;margin-top:41.15pt;width:392.25pt;height:56.5pt;z-index:251672576;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" filled="f" stroked="f">
                <v:textbox>
                  <w:txbxContent>
                    <w:p w14:paraId="667130CC" w14:textId="77777777" w:rsidR="00281DBE" w:rsidRDefault="00281DBE" w:rsidP="00281DBE">
                      <w:pPr>
                        <w:pBdr>
                          <w:left w:val="single" w:sz="48" w:space="4" w:color="FF0000"/>
                        </w:pBdr>
                        <w:shd w:val="pct10" w:color="auto" w:fill="auto"/>
                        <w:spacing w:after="0"/>
                        <w:rPr>
                          <w:rFonts w:ascii="Segoe UI Symbol" w:hAnsi="Segoe UI Symbol"/>
                          <w:b/>
                          <w:bCs/>
                          <w:sz w:val="22"/>
                          <w:szCs w:val="22"/>
                        </w:rPr>
                      </w:pPr>
                      <w:r>
                        <w:rPr>
                          <w:rFonts w:ascii="Segoe UI Symbol" w:hAnsi="Segoe UI Symbol"/>
                          <w:b/>
                          <w:bCs/>
                          <w:sz w:val="22"/>
                          <w:szCs w:val="22"/>
                        </w:rPr>
                        <w:t xml:space="preserve">❗ </w:t>
                      </w:r>
                      <w:r w:rsidRPr="0045446D">
                        <w:rPr>
                          <w:rFonts w:asciiTheme="majorHAnsi" w:hAnsiTheme="majorHAnsi"/>
                          <w:b/>
                          <w:bCs/>
                          <w:sz w:val="22"/>
                          <w:szCs w:val="22"/>
                        </w:rPr>
                        <w:t>IMPORTANT</w:t>
                      </w:r>
                    </w:p>
                    <w:p w14:paraId="3D892F88" w14:textId="1C39C3F0" w:rsidR="00281DBE" w:rsidRPr="00D229FD" w:rsidRDefault="00281DBE" w:rsidP="00281DBE">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r>
                        <w:rPr>
                          <w:sz w:val="22"/>
                          <w:szCs w:val="22"/>
                        </w:rPr>
                        <w:t>If multiple ECPs are sent the ESTOP command</w:t>
                      </w:r>
                      <w:ins w:id="217" w:author="Jansen, Adam (US)" w:date="2026-07-23T15:41:00Z" w16du:dateUtc="2026-07-23T20:41:00Z">
                        <w:r w:rsidR="00D706FB">
                          <w:rPr>
                            <w:sz w:val="22"/>
                            <w:szCs w:val="22"/>
                          </w:rPr>
                          <w:t xml:space="preserve"> on a shared bus such as I2C</w:t>
                        </w:r>
                      </w:ins>
                      <w:r>
                        <w:rPr>
                          <w:sz w:val="22"/>
                          <w:szCs w:val="22"/>
                        </w:rPr>
                        <w:t>, the only reliable way to recover is to re-enumerate all ECPs.</w:t>
                      </w:r>
                    </w:p>
                  </w:txbxContent>
                </v:textbox>
                <w10:wrap type="topAndBottom" anchorx="margin"/>
              </v:shape>
            </w:pict>
          </mc:Fallback>
        </mc:AlternateContent>
      </w:r>
      <w:r w:rsidR="007F4D74">
        <w:t>This command immediately returns all I/O to a safe state</w:t>
      </w:r>
      <w:r w:rsidR="008C37A9">
        <w:t xml:space="preserve"> and enters the unconfigured state. </w:t>
      </w:r>
      <w:r w:rsidR="007F4D74">
        <w:t xml:space="preserve">This command has no effect when the ECP is </w:t>
      </w:r>
      <w:r w:rsidR="008C37A9">
        <w:t xml:space="preserve">already </w:t>
      </w:r>
      <w:r w:rsidR="007F4D74">
        <w:t>in the unconfigured state.</w:t>
      </w:r>
    </w:p>
    <w:tbl>
      <w:tblPr>
        <w:tblStyle w:val="GridTable5Dark-Accent1"/>
        <w:tblW w:w="0" w:type="auto"/>
        <w:jc w:val="center"/>
        <w:tblLook w:val="0680" w:firstRow="0" w:lastRow="0" w:firstColumn="1" w:lastColumn="0" w:noHBand="1" w:noVBand="1"/>
      </w:tblPr>
      <w:tblGrid>
        <w:gridCol w:w="3235"/>
        <w:gridCol w:w="6115"/>
      </w:tblGrid>
      <w:tr w:rsidR="007F4D74" w14:paraId="28EDE47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BF82786" w14:textId="743BEFF5" w:rsidR="007F4D74" w:rsidRDefault="007F4D74" w:rsidP="00D851B1">
            <w:r>
              <w:t>Command ID</w:t>
            </w:r>
          </w:p>
        </w:tc>
        <w:tc>
          <w:tcPr>
            <w:tcW w:w="6115" w:type="dxa"/>
          </w:tcPr>
          <w:p w14:paraId="6A10FE05" w14:textId="7BF5A96A" w:rsidR="007F4D74" w:rsidRDefault="007F4D74" w:rsidP="00D851B1">
            <w:pPr>
              <w:cnfStyle w:val="000000000000" w:firstRow="0" w:lastRow="0" w:firstColumn="0" w:lastColumn="0" w:oddVBand="0" w:evenVBand="0" w:oddHBand="0" w:evenHBand="0" w:firstRowFirstColumn="0" w:firstRowLastColumn="0" w:lastRowFirstColumn="0" w:lastRowLastColumn="0"/>
            </w:pPr>
            <w:r>
              <w:t>0x0008</w:t>
            </w:r>
          </w:p>
        </w:tc>
      </w:tr>
      <w:tr w:rsidR="007F4D74" w14:paraId="0419E6DD"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961F96D" w14:textId="6CA2D72F" w:rsidR="007F4D74" w:rsidRDefault="007F4D74" w:rsidP="00D851B1">
            <w:r>
              <w:t>Name</w:t>
            </w:r>
          </w:p>
        </w:tc>
        <w:tc>
          <w:tcPr>
            <w:tcW w:w="6115" w:type="dxa"/>
          </w:tcPr>
          <w:p w14:paraId="4EAAA8C8"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Emergency stop</w:t>
            </w:r>
          </w:p>
        </w:tc>
      </w:tr>
      <w:tr w:rsidR="007F4D74" w14:paraId="483E69B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0BA5678" w14:textId="77777777" w:rsidR="007F4D74" w:rsidRDefault="007F4D74" w:rsidP="00D851B1">
            <w:r>
              <w:t>Command revision</w:t>
            </w:r>
          </w:p>
        </w:tc>
        <w:tc>
          <w:tcPr>
            <w:tcW w:w="6115" w:type="dxa"/>
          </w:tcPr>
          <w:p w14:paraId="37941D8D"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26D4088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D695902" w14:textId="77777777" w:rsidR="007F4D74" w:rsidRDefault="007F4D74" w:rsidP="00D851B1">
            <w:r>
              <w:t>Request payload format</w:t>
            </w:r>
          </w:p>
        </w:tc>
        <w:tc>
          <w:tcPr>
            <w:tcW w:w="6115" w:type="dxa"/>
          </w:tcPr>
          <w:p w14:paraId="6D8873EC"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pPr>
            <w:r w:rsidRPr="00E04E1D">
              <w:rPr>
                <w:i/>
                <w:iCs/>
              </w:rPr>
              <w:t>None</w:t>
            </w:r>
          </w:p>
        </w:tc>
      </w:tr>
      <w:tr w:rsidR="007F4D74" w14:paraId="2502B771"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F586DE0" w14:textId="77777777" w:rsidR="007F4D74" w:rsidRDefault="007F4D74" w:rsidP="00D851B1">
            <w:r>
              <w:t>Response payload format</w:t>
            </w:r>
          </w:p>
        </w:tc>
        <w:tc>
          <w:tcPr>
            <w:tcW w:w="6115" w:type="dxa"/>
          </w:tcPr>
          <w:p w14:paraId="6E7BF8BF" w14:textId="77777777" w:rsidR="007F4D74" w:rsidRPr="00B20361"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7F4D74" w14:paraId="7BCB930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4442DDC" w14:textId="2132FD7D" w:rsidR="007F4D74" w:rsidRDefault="007F4D74" w:rsidP="00D851B1">
            <w:r>
              <w:t>Required features</w:t>
            </w:r>
          </w:p>
        </w:tc>
        <w:tc>
          <w:tcPr>
            <w:tcW w:w="6115" w:type="dxa"/>
          </w:tcPr>
          <w:p w14:paraId="76A03985"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7F4D74" w14:paraId="0AD8F63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BD49384" w14:textId="77777777" w:rsidR="007F4D74" w:rsidRDefault="007F4D74" w:rsidP="00D851B1">
            <w:r>
              <w:lastRenderedPageBreak/>
              <w:t>Availability</w:t>
            </w:r>
          </w:p>
        </w:tc>
        <w:tc>
          <w:tcPr>
            <w:tcW w:w="6115" w:type="dxa"/>
          </w:tcPr>
          <w:p w14:paraId="352C014D"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743AB259"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4069AB5D" w14:textId="52A9CDBB" w:rsidR="007F4D74" w:rsidRDefault="007F4D74" w:rsidP="007F4D74"/>
    <w:p w14:paraId="3A04D521" w14:textId="11674BAE" w:rsidR="00281DBE" w:rsidRDefault="00281DBE" w:rsidP="007F4D74"/>
    <w:p w14:paraId="1EC576DC" w14:textId="443887D6" w:rsidR="006F62A4" w:rsidRDefault="006F62A4" w:rsidP="006F62A4">
      <w:pPr>
        <w:pStyle w:val="Heading2"/>
      </w:pPr>
      <w:bookmarkStart w:id="218" w:name="_Toc226546734"/>
      <w:r>
        <w:t>Command 0x0009: ECP_CMD_BOOT_JUMP</w:t>
      </w:r>
      <w:bookmarkEnd w:id="218"/>
    </w:p>
    <w:p w14:paraId="186DA0EE" w14:textId="18985412" w:rsidR="006F62A4" w:rsidRDefault="006F62A4" w:rsidP="006F62A4">
      <w:r>
        <w:t>This command instructs the ECP to enter the bootloader immediately after the response is read.</w:t>
      </w:r>
      <w:r w:rsidR="00281DBE">
        <w:t xml:space="preserve"> </w:t>
      </w:r>
      <w:r>
        <w:t>The ECP will no longer be available until it is restarted.</w:t>
      </w:r>
    </w:p>
    <w:tbl>
      <w:tblPr>
        <w:tblStyle w:val="GridTable5Dark-Accent1"/>
        <w:tblW w:w="0" w:type="auto"/>
        <w:jc w:val="center"/>
        <w:tblLook w:val="0680" w:firstRow="0" w:lastRow="0" w:firstColumn="1" w:lastColumn="0" w:noHBand="1" w:noVBand="1"/>
      </w:tblPr>
      <w:tblGrid>
        <w:gridCol w:w="3235"/>
        <w:gridCol w:w="6115"/>
      </w:tblGrid>
      <w:tr w:rsidR="006F62A4" w14:paraId="7654FA4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0C3771E" w14:textId="77777777" w:rsidR="006F62A4" w:rsidRDefault="006F62A4" w:rsidP="00D851B1">
            <w:r>
              <w:t>Command ID</w:t>
            </w:r>
          </w:p>
        </w:tc>
        <w:tc>
          <w:tcPr>
            <w:tcW w:w="6115" w:type="dxa"/>
          </w:tcPr>
          <w:p w14:paraId="25BD9DA1" w14:textId="6FC570BB" w:rsidR="006F62A4" w:rsidRDefault="006F62A4" w:rsidP="00D851B1">
            <w:pPr>
              <w:cnfStyle w:val="000000000000" w:firstRow="0" w:lastRow="0" w:firstColumn="0" w:lastColumn="0" w:oddVBand="0" w:evenVBand="0" w:oddHBand="0" w:evenHBand="0" w:firstRowFirstColumn="0" w:firstRowLastColumn="0" w:lastRowFirstColumn="0" w:lastRowLastColumn="0"/>
            </w:pPr>
            <w:r>
              <w:t>0x0009</w:t>
            </w:r>
          </w:p>
        </w:tc>
      </w:tr>
      <w:tr w:rsidR="006F62A4" w14:paraId="2F9CE39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511AED6" w14:textId="77777777" w:rsidR="006F62A4" w:rsidRDefault="006F62A4" w:rsidP="00D851B1">
            <w:r>
              <w:t>Name</w:t>
            </w:r>
          </w:p>
        </w:tc>
        <w:tc>
          <w:tcPr>
            <w:tcW w:w="6115" w:type="dxa"/>
          </w:tcPr>
          <w:p w14:paraId="026D2123" w14:textId="4B3C7854" w:rsidR="006F62A4" w:rsidRDefault="006F62A4" w:rsidP="00D851B1">
            <w:pPr>
              <w:cnfStyle w:val="000000000000" w:firstRow="0" w:lastRow="0" w:firstColumn="0" w:lastColumn="0" w:oddVBand="0" w:evenVBand="0" w:oddHBand="0" w:evenHBand="0" w:firstRowFirstColumn="0" w:firstRowLastColumn="0" w:lastRowFirstColumn="0" w:lastRowLastColumn="0"/>
            </w:pPr>
            <w:r>
              <w:t>Jump to bootloader</w:t>
            </w:r>
          </w:p>
        </w:tc>
      </w:tr>
      <w:tr w:rsidR="006F62A4" w14:paraId="54BD186D"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0D37086" w14:textId="77777777" w:rsidR="006F62A4" w:rsidRDefault="006F62A4" w:rsidP="00D851B1">
            <w:r>
              <w:t>Command revision</w:t>
            </w:r>
          </w:p>
        </w:tc>
        <w:tc>
          <w:tcPr>
            <w:tcW w:w="6115" w:type="dxa"/>
          </w:tcPr>
          <w:p w14:paraId="3A90814C" w14:textId="77777777" w:rsidR="006F62A4" w:rsidRDefault="006F62A4" w:rsidP="00D851B1">
            <w:pPr>
              <w:cnfStyle w:val="000000000000" w:firstRow="0" w:lastRow="0" w:firstColumn="0" w:lastColumn="0" w:oddVBand="0" w:evenVBand="0" w:oddHBand="0" w:evenHBand="0" w:firstRowFirstColumn="0" w:firstRowLastColumn="0" w:lastRowFirstColumn="0" w:lastRowLastColumn="0"/>
            </w:pPr>
            <w:r>
              <w:t>1</w:t>
            </w:r>
          </w:p>
        </w:tc>
      </w:tr>
      <w:tr w:rsidR="006F62A4" w14:paraId="014A345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55EE2F0" w14:textId="77777777" w:rsidR="006F62A4" w:rsidRDefault="006F62A4" w:rsidP="00D851B1">
            <w:r>
              <w:t>Request payload format</w:t>
            </w:r>
          </w:p>
        </w:tc>
        <w:tc>
          <w:tcPr>
            <w:tcW w:w="6115" w:type="dxa"/>
          </w:tcPr>
          <w:p w14:paraId="12452286" w14:textId="78D0DF50" w:rsidR="006F62A4" w:rsidRPr="006F62A4" w:rsidRDefault="006F62A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6F62A4" w14:paraId="6FB7532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6C7AAC8" w14:textId="77777777" w:rsidR="006F62A4" w:rsidRDefault="006F62A4" w:rsidP="00D851B1">
            <w:r>
              <w:t>Response payload format</w:t>
            </w:r>
          </w:p>
        </w:tc>
        <w:tc>
          <w:tcPr>
            <w:tcW w:w="6115" w:type="dxa"/>
          </w:tcPr>
          <w:p w14:paraId="04EF69B7" w14:textId="77777777" w:rsidR="006F62A4" w:rsidRPr="00B20361" w:rsidRDefault="006F62A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6F62A4" w14:paraId="358ECABF"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6FDF42B" w14:textId="77777777" w:rsidR="006F62A4" w:rsidRDefault="006F62A4" w:rsidP="00D851B1">
            <w:r>
              <w:t>Required features</w:t>
            </w:r>
          </w:p>
        </w:tc>
        <w:tc>
          <w:tcPr>
            <w:tcW w:w="6115" w:type="dxa"/>
          </w:tcPr>
          <w:p w14:paraId="378CF48E" w14:textId="77777777" w:rsidR="006F62A4" w:rsidRPr="00E04E1D" w:rsidRDefault="006F62A4"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6F62A4" w14:paraId="3E0E12E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204CF16" w14:textId="77777777" w:rsidR="006F62A4" w:rsidRDefault="006F62A4" w:rsidP="00D851B1">
            <w:r>
              <w:t>Availability</w:t>
            </w:r>
          </w:p>
        </w:tc>
        <w:tc>
          <w:tcPr>
            <w:tcW w:w="6115" w:type="dxa"/>
          </w:tcPr>
          <w:p w14:paraId="4D8966B1" w14:textId="77777777" w:rsidR="006F62A4" w:rsidRDefault="006F62A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2B357D21" w14:textId="77777777" w:rsidR="006F62A4" w:rsidRPr="00E04E1D" w:rsidRDefault="006F62A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560BD3B4" w14:textId="77777777" w:rsidR="006F62A4" w:rsidRDefault="006F62A4" w:rsidP="007F4D74"/>
    <w:p w14:paraId="67D41326" w14:textId="2149FBDB" w:rsidR="005C7189" w:rsidRDefault="005C7189" w:rsidP="005C7189">
      <w:pPr>
        <w:pStyle w:val="Heading2"/>
      </w:pPr>
      <w:bookmarkStart w:id="219" w:name="_Toc226546735"/>
      <w:r>
        <w:t>Command 0x1000: ECP_CMD_IO_READ</w:t>
      </w:r>
      <w:bookmarkEnd w:id="219"/>
    </w:p>
    <w:p w14:paraId="4DEF836D" w14:textId="16730079" w:rsidR="005C7189" w:rsidRPr="00E61913" w:rsidRDefault="005C7189" w:rsidP="005C7189">
      <w:r>
        <w:t xml:space="preserve">Get the value of an I/O channel. </w:t>
      </w:r>
    </w:p>
    <w:tbl>
      <w:tblPr>
        <w:tblStyle w:val="GridTable5Dark-Accent1"/>
        <w:tblW w:w="0" w:type="auto"/>
        <w:jc w:val="center"/>
        <w:tblLook w:val="0680" w:firstRow="0" w:lastRow="0" w:firstColumn="1" w:lastColumn="0" w:noHBand="1" w:noVBand="1"/>
      </w:tblPr>
      <w:tblGrid>
        <w:gridCol w:w="3235"/>
        <w:gridCol w:w="6115"/>
      </w:tblGrid>
      <w:tr w:rsidR="005C7189" w14:paraId="0A308E5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891D8A4" w14:textId="77777777" w:rsidR="005C7189" w:rsidRDefault="005C7189" w:rsidP="00D851B1">
            <w:r>
              <w:t>Command ID</w:t>
            </w:r>
          </w:p>
        </w:tc>
        <w:tc>
          <w:tcPr>
            <w:tcW w:w="6115" w:type="dxa"/>
          </w:tcPr>
          <w:p w14:paraId="0E3108F0" w14:textId="47B9B564" w:rsidR="005C7189" w:rsidRDefault="005C7189" w:rsidP="00D851B1">
            <w:pPr>
              <w:cnfStyle w:val="000000000000" w:firstRow="0" w:lastRow="0" w:firstColumn="0" w:lastColumn="0" w:oddVBand="0" w:evenVBand="0" w:oddHBand="0" w:evenHBand="0" w:firstRowFirstColumn="0" w:firstRowLastColumn="0" w:lastRowFirstColumn="0" w:lastRowLastColumn="0"/>
            </w:pPr>
            <w:r>
              <w:t>0x1000</w:t>
            </w:r>
          </w:p>
        </w:tc>
      </w:tr>
      <w:tr w:rsidR="005C7189" w14:paraId="1688BD2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3D09CEF" w14:textId="77777777" w:rsidR="005C7189" w:rsidRDefault="005C7189" w:rsidP="00D851B1">
            <w:r>
              <w:t>Name</w:t>
            </w:r>
          </w:p>
        </w:tc>
        <w:tc>
          <w:tcPr>
            <w:tcW w:w="6115" w:type="dxa"/>
          </w:tcPr>
          <w:p w14:paraId="752138B0" w14:textId="77777777" w:rsidR="005C7189" w:rsidRDefault="005C7189" w:rsidP="00D851B1">
            <w:pPr>
              <w:cnfStyle w:val="000000000000" w:firstRow="0" w:lastRow="0" w:firstColumn="0" w:lastColumn="0" w:oddVBand="0" w:evenVBand="0" w:oddHBand="0" w:evenHBand="0" w:firstRowFirstColumn="0" w:firstRowLastColumn="0" w:lastRowFirstColumn="0" w:lastRowLastColumn="0"/>
            </w:pPr>
            <w:r>
              <w:t>Get channel state</w:t>
            </w:r>
          </w:p>
        </w:tc>
      </w:tr>
      <w:tr w:rsidR="005C7189" w14:paraId="45E6C5A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6CDA63D" w14:textId="77777777" w:rsidR="005C7189" w:rsidRDefault="005C7189" w:rsidP="00D851B1">
            <w:r>
              <w:t>Command revision</w:t>
            </w:r>
          </w:p>
        </w:tc>
        <w:tc>
          <w:tcPr>
            <w:tcW w:w="6115" w:type="dxa"/>
          </w:tcPr>
          <w:p w14:paraId="6A6F2B8E" w14:textId="10CDF7D5" w:rsidR="005C7189" w:rsidRDefault="005C7189" w:rsidP="00D851B1">
            <w:pPr>
              <w:cnfStyle w:val="000000000000" w:firstRow="0" w:lastRow="0" w:firstColumn="0" w:lastColumn="0" w:oddVBand="0" w:evenVBand="0" w:oddHBand="0" w:evenHBand="0" w:firstRowFirstColumn="0" w:firstRowLastColumn="0" w:lastRowFirstColumn="0" w:lastRowLastColumn="0"/>
            </w:pPr>
            <w:del w:id="220" w:author="Jansen, Adam (US)" w:date="2026-07-23T15:45:00Z" w16du:dateUtc="2026-07-23T20:45:00Z">
              <w:r w:rsidDel="00D706FB">
                <w:delText>1</w:delText>
              </w:r>
            </w:del>
            <w:ins w:id="221" w:author="Jansen, Adam (US)" w:date="2026-07-23T15:45:00Z" w16du:dateUtc="2026-07-23T20:45:00Z">
              <w:r w:rsidR="00D706FB">
                <w:t>2</w:t>
              </w:r>
            </w:ins>
          </w:p>
        </w:tc>
      </w:tr>
      <w:tr w:rsidR="005C7189" w14:paraId="4C5E311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13A1E38" w14:textId="77777777" w:rsidR="005C7189" w:rsidRDefault="005C7189" w:rsidP="00D851B1">
            <w:r>
              <w:t>Request payload format</w:t>
            </w:r>
          </w:p>
        </w:tc>
        <w:tc>
          <w:tcPr>
            <w:tcW w:w="6115" w:type="dxa"/>
          </w:tcPr>
          <w:p w14:paraId="6DA60FCD" w14:textId="77777777" w:rsidR="005C7189" w:rsidRDefault="005C7189"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struct {</w:t>
            </w:r>
          </w:p>
          <w:p w14:paraId="16B913ED" w14:textId="0F3A8E16" w:rsidR="005C7189"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5C7189">
              <w:rPr>
                <w:rFonts w:ascii="Aptos Mono" w:hAnsi="Aptos Mono"/>
                <w:sz w:val="20"/>
                <w:szCs w:val="20"/>
              </w:rPr>
              <w:t>uint8_t ch;</w:t>
            </w:r>
          </w:p>
          <w:p w14:paraId="553E26AA" w14:textId="77777777" w:rsidR="005C7189" w:rsidRPr="005C63ED" w:rsidRDefault="005C7189"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w:t>
            </w:r>
          </w:p>
        </w:tc>
      </w:tr>
      <w:tr w:rsidR="005C7189" w14:paraId="2933F90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48EC17C" w14:textId="77777777" w:rsidR="005C7189" w:rsidRDefault="005C7189" w:rsidP="00D851B1">
            <w:r>
              <w:t>Response payload format</w:t>
            </w:r>
          </w:p>
        </w:tc>
        <w:tc>
          <w:tcPr>
            <w:tcW w:w="6115" w:type="dxa"/>
          </w:tcPr>
          <w:p w14:paraId="03A18260" w14:textId="77777777" w:rsidR="005C7189" w:rsidRDefault="005C7189"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struct {</w:t>
            </w:r>
          </w:p>
          <w:p w14:paraId="6613458F" w14:textId="417AF5A8" w:rsidR="005C7189"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5C7189">
              <w:rPr>
                <w:rFonts w:ascii="Aptos Mono" w:hAnsi="Aptos Mono"/>
                <w:sz w:val="20"/>
                <w:szCs w:val="20"/>
              </w:rPr>
              <w:t>uint8_t ch;</w:t>
            </w:r>
          </w:p>
          <w:p w14:paraId="535E613D" w14:textId="49BBFC23" w:rsidR="00C969C6"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969C6">
              <w:rPr>
                <w:rFonts w:ascii="Aptos Mono" w:hAnsi="Aptos Mono"/>
                <w:sz w:val="20"/>
                <w:szCs w:val="20"/>
              </w:rPr>
              <w:t>uint8_t mode;</w:t>
            </w:r>
          </w:p>
          <w:p w14:paraId="2859FAF1" w14:textId="678040A8" w:rsidR="00C969C6"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969C6">
              <w:rPr>
                <w:rFonts w:ascii="Aptos Mono" w:hAnsi="Aptos Mono"/>
                <w:sz w:val="20"/>
                <w:szCs w:val="20"/>
              </w:rPr>
              <w:t>uint32_t raw;</w:t>
            </w:r>
          </w:p>
          <w:p w14:paraId="0C6070FE" w14:textId="2B4522FD" w:rsidR="005C7189"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5C7189">
              <w:rPr>
                <w:rFonts w:ascii="Aptos Mono" w:hAnsi="Aptos Mono"/>
                <w:sz w:val="20"/>
                <w:szCs w:val="20"/>
              </w:rPr>
              <w:t xml:space="preserve">int32_t </w:t>
            </w:r>
            <w:r w:rsidR="00BB189D">
              <w:rPr>
                <w:rFonts w:ascii="Aptos Mono" w:hAnsi="Aptos Mono"/>
                <w:sz w:val="20"/>
                <w:szCs w:val="20"/>
              </w:rPr>
              <w:t>scaled</w:t>
            </w:r>
            <w:r w:rsidR="005C7189">
              <w:rPr>
                <w:rFonts w:ascii="Aptos Mono" w:hAnsi="Aptos Mono"/>
                <w:sz w:val="20"/>
                <w:szCs w:val="20"/>
              </w:rPr>
              <w:t>;</w:t>
            </w:r>
          </w:p>
          <w:p w14:paraId="41FA0D99" w14:textId="45C4208E" w:rsidR="00C969C6"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969C6">
              <w:rPr>
                <w:rFonts w:ascii="Aptos Mono" w:hAnsi="Aptos Mono"/>
                <w:sz w:val="20"/>
                <w:szCs w:val="20"/>
              </w:rPr>
              <w:t xml:space="preserve">int32_t voltage; // </w:t>
            </w:r>
            <w:r w:rsidR="00BB189D">
              <w:rPr>
                <w:rFonts w:ascii="Aptos Mono" w:hAnsi="Aptos Mono"/>
                <w:sz w:val="20"/>
                <w:szCs w:val="20"/>
              </w:rPr>
              <w:t xml:space="preserve">feedback </w:t>
            </w:r>
            <w:r w:rsidR="00C969C6">
              <w:rPr>
                <w:rFonts w:ascii="Aptos Mono" w:hAnsi="Aptos Mono"/>
                <w:sz w:val="20"/>
                <w:szCs w:val="20"/>
              </w:rPr>
              <w:t>m</w:t>
            </w:r>
            <w:r w:rsidR="00BB189D">
              <w:rPr>
                <w:rFonts w:ascii="Aptos Mono" w:hAnsi="Aptos Mono"/>
                <w:sz w:val="20"/>
                <w:szCs w:val="20"/>
              </w:rPr>
              <w:t>V, or -1</w:t>
            </w:r>
          </w:p>
          <w:p w14:paraId="43A421E0" w14:textId="07BC8B3C" w:rsidR="00C969C6"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969C6">
              <w:rPr>
                <w:rFonts w:ascii="Aptos Mono" w:hAnsi="Aptos Mono"/>
                <w:sz w:val="20"/>
                <w:szCs w:val="20"/>
              </w:rPr>
              <w:t>int32_t current;</w:t>
            </w:r>
            <w:r w:rsidR="00BB189D">
              <w:rPr>
                <w:rFonts w:ascii="Aptos Mono" w:hAnsi="Aptos Mono"/>
                <w:sz w:val="20"/>
                <w:szCs w:val="20"/>
              </w:rPr>
              <w:t xml:space="preserve"> </w:t>
            </w:r>
            <w:r w:rsidR="00C969C6">
              <w:rPr>
                <w:rFonts w:ascii="Aptos Mono" w:hAnsi="Aptos Mono"/>
                <w:sz w:val="20"/>
                <w:szCs w:val="20"/>
              </w:rPr>
              <w:t xml:space="preserve">// </w:t>
            </w:r>
            <w:r w:rsidR="00BB189D">
              <w:rPr>
                <w:rFonts w:ascii="Aptos Mono" w:hAnsi="Aptos Mono"/>
                <w:sz w:val="20"/>
                <w:szCs w:val="20"/>
              </w:rPr>
              <w:t>feedback mA, or -1</w:t>
            </w:r>
          </w:p>
          <w:p w14:paraId="704BF0BF" w14:textId="68C3A027" w:rsidR="00BB189D"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969C6">
              <w:rPr>
                <w:rFonts w:ascii="Aptos Mono" w:hAnsi="Aptos Mono"/>
                <w:sz w:val="20"/>
                <w:szCs w:val="20"/>
              </w:rPr>
              <w:t>int32_t temperature;</w:t>
            </w:r>
            <w:r w:rsidR="00BB189D">
              <w:rPr>
                <w:rFonts w:ascii="Aptos Mono" w:hAnsi="Aptos Mono"/>
                <w:sz w:val="20"/>
                <w:szCs w:val="20"/>
              </w:rPr>
              <w:t xml:space="preserve"> </w:t>
            </w:r>
            <w:r w:rsidR="00C969C6">
              <w:rPr>
                <w:rFonts w:ascii="Aptos Mono" w:hAnsi="Aptos Mono"/>
                <w:sz w:val="20"/>
                <w:szCs w:val="20"/>
              </w:rPr>
              <w:t>// 0.001 °C</w:t>
            </w:r>
            <w:r w:rsidR="00BB189D">
              <w:rPr>
                <w:rFonts w:ascii="Aptos Mono" w:hAnsi="Aptos Mono"/>
                <w:sz w:val="20"/>
                <w:szCs w:val="20"/>
              </w:rPr>
              <w:t>,</w:t>
            </w:r>
          </w:p>
          <w:p w14:paraId="06F68D40" w14:textId="34FD0EDE" w:rsidR="00015D9A"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BB189D">
              <w:rPr>
                <w:rFonts w:ascii="Aptos Mono" w:hAnsi="Aptos Mono"/>
                <w:sz w:val="20"/>
                <w:szCs w:val="20"/>
              </w:rPr>
              <w:t xml:space="preserve"> // or -1 if not equipped</w:t>
            </w:r>
          </w:p>
          <w:p w14:paraId="416D790B" w14:textId="5C8CA63B" w:rsidR="00C969C6" w:rsidRDefault="00281DBE" w:rsidP="00D851B1">
            <w:pPr>
              <w:cnfStyle w:val="000000000000" w:firstRow="0" w:lastRow="0" w:firstColumn="0" w:lastColumn="0" w:oddVBand="0" w:evenVBand="0" w:oddHBand="0" w:evenHBand="0" w:firstRowFirstColumn="0" w:firstRowLastColumn="0" w:lastRowFirstColumn="0" w:lastRowLastColumn="0"/>
              <w:rPr>
                <w:ins w:id="222" w:author="Jansen, Adam (US)" w:date="2026-06-17T08:21:00Z" w16du:dateUtc="2026-06-17T13:21:00Z"/>
                <w:rFonts w:ascii="Aptos Mono" w:hAnsi="Aptos Mono"/>
                <w:sz w:val="20"/>
                <w:szCs w:val="20"/>
              </w:rPr>
            </w:pPr>
            <w:r>
              <w:rPr>
                <w:rFonts w:ascii="Aptos Mono" w:hAnsi="Aptos Mono"/>
                <w:sz w:val="20"/>
                <w:szCs w:val="20"/>
              </w:rPr>
              <w:t xml:space="preserve">  </w:t>
            </w:r>
            <w:r w:rsidR="00C969C6">
              <w:rPr>
                <w:rFonts w:ascii="Aptos Mono" w:hAnsi="Aptos Mono"/>
                <w:sz w:val="20"/>
                <w:szCs w:val="20"/>
              </w:rPr>
              <w:t xml:space="preserve">uint8_t </w:t>
            </w:r>
            <w:proofErr w:type="spellStart"/>
            <w:r w:rsidR="00C969C6">
              <w:rPr>
                <w:rFonts w:ascii="Aptos Mono" w:hAnsi="Aptos Mono"/>
                <w:sz w:val="20"/>
                <w:szCs w:val="20"/>
              </w:rPr>
              <w:t>fault_status</w:t>
            </w:r>
            <w:proofErr w:type="spellEnd"/>
            <w:r w:rsidR="00C969C6">
              <w:rPr>
                <w:rFonts w:ascii="Aptos Mono" w:hAnsi="Aptos Mono"/>
                <w:sz w:val="20"/>
                <w:szCs w:val="20"/>
              </w:rPr>
              <w:t>;</w:t>
            </w:r>
          </w:p>
          <w:p w14:paraId="0A094777" w14:textId="4C5C16BE" w:rsidR="00015D9A" w:rsidRDefault="00015D9A" w:rsidP="00D851B1">
            <w:pPr>
              <w:cnfStyle w:val="000000000000" w:firstRow="0" w:lastRow="0" w:firstColumn="0" w:lastColumn="0" w:oddVBand="0" w:evenVBand="0" w:oddHBand="0" w:evenHBand="0" w:firstRowFirstColumn="0" w:firstRowLastColumn="0" w:lastRowFirstColumn="0" w:lastRowLastColumn="0"/>
              <w:rPr>
                <w:ins w:id="223" w:author="Jansen, Adam (US)" w:date="2026-06-17T08:25:00Z" w16du:dateUtc="2026-06-17T13:25:00Z"/>
                <w:rFonts w:ascii="Aptos Mono" w:hAnsi="Aptos Mono"/>
                <w:sz w:val="20"/>
                <w:szCs w:val="20"/>
              </w:rPr>
            </w:pPr>
            <w:ins w:id="224" w:author="Jansen, Adam (US)" w:date="2026-06-17T08:21:00Z" w16du:dateUtc="2026-06-17T13:21:00Z">
              <w:r>
                <w:rPr>
                  <w:rFonts w:ascii="Aptos Mono" w:hAnsi="Aptos Mono"/>
                  <w:sz w:val="20"/>
                  <w:szCs w:val="20"/>
                </w:rPr>
                <w:t xml:space="preserve">  uin8t_t </w:t>
              </w:r>
              <w:proofErr w:type="spellStart"/>
              <w:r>
                <w:rPr>
                  <w:rFonts w:ascii="Aptos Mono" w:hAnsi="Aptos Mono"/>
                  <w:sz w:val="20"/>
                  <w:szCs w:val="20"/>
                </w:rPr>
                <w:t>hb_direction</w:t>
              </w:r>
              <w:proofErr w:type="spellEnd"/>
              <w:r>
                <w:rPr>
                  <w:rFonts w:ascii="Aptos Mono" w:hAnsi="Aptos Mono"/>
                  <w:sz w:val="20"/>
                  <w:szCs w:val="20"/>
                </w:rPr>
                <w:t>;</w:t>
              </w:r>
            </w:ins>
          </w:p>
          <w:p w14:paraId="0C52BD57" w14:textId="37ACF7DB" w:rsidR="00015D9A" w:rsidRDefault="00015D9A"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ins w:id="225" w:author="Jansen, Adam (US)" w:date="2026-06-17T08:25:00Z" w16du:dateUtc="2026-06-17T13:25:00Z">
              <w:r>
                <w:rPr>
                  <w:rFonts w:ascii="Aptos Mono" w:hAnsi="Aptos Mono"/>
                  <w:sz w:val="20"/>
                  <w:szCs w:val="20"/>
                </w:rPr>
                <w:t xml:space="preserve">  uin8t_t flags;</w:t>
              </w:r>
            </w:ins>
          </w:p>
          <w:p w14:paraId="0295002A" w14:textId="77777777" w:rsidR="005C7189" w:rsidRPr="007D0D79" w:rsidRDefault="005C7189"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w:t>
            </w:r>
          </w:p>
        </w:tc>
      </w:tr>
      <w:tr w:rsidR="005C7189" w14:paraId="10F2BE29"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9E5CDCD" w14:textId="77777777" w:rsidR="005C7189" w:rsidRDefault="005C7189" w:rsidP="00D851B1">
            <w:r>
              <w:t>Required features</w:t>
            </w:r>
          </w:p>
        </w:tc>
        <w:tc>
          <w:tcPr>
            <w:tcW w:w="6115" w:type="dxa"/>
          </w:tcPr>
          <w:p w14:paraId="101501CD" w14:textId="77777777" w:rsidR="005C7189" w:rsidRPr="001109B9" w:rsidRDefault="005C7189" w:rsidP="00D851B1">
            <w:pPr>
              <w:cnfStyle w:val="000000000000" w:firstRow="0" w:lastRow="0" w:firstColumn="0" w:lastColumn="0" w:oddVBand="0" w:evenVBand="0" w:oddHBand="0" w:evenHBand="0" w:firstRowFirstColumn="0" w:firstRowLastColumn="0" w:lastRowFirstColumn="0" w:lastRowLastColumn="0"/>
            </w:pPr>
            <w:r w:rsidRPr="001109B9">
              <w:t>ECP_FEATURE_CH_IO</w:t>
            </w:r>
          </w:p>
        </w:tc>
      </w:tr>
      <w:tr w:rsidR="005C7189" w14:paraId="4ACAFCF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B75F692" w14:textId="77777777" w:rsidR="005C7189" w:rsidRDefault="005C7189" w:rsidP="00D851B1">
            <w:r>
              <w:t>Availability</w:t>
            </w:r>
          </w:p>
        </w:tc>
        <w:tc>
          <w:tcPr>
            <w:tcW w:w="6115" w:type="dxa"/>
          </w:tcPr>
          <w:p w14:paraId="07812A6A" w14:textId="77777777" w:rsidR="005C7189" w:rsidRDefault="005C7189"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0144E327" w14:textId="77777777" w:rsidR="005C7189" w:rsidRPr="00E04E1D" w:rsidRDefault="005C7189"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6856CF71" w14:textId="694C2993" w:rsidR="005C7189" w:rsidRDefault="00137E57" w:rsidP="005C7189">
      <w:r>
        <w:lastRenderedPageBreak/>
        <w:t>The raw and scaled data depends on the active mode:</w:t>
      </w:r>
    </w:p>
    <w:tbl>
      <w:tblPr>
        <w:tblStyle w:val="ListTable2-Accent1"/>
        <w:tblW w:w="0" w:type="auto"/>
        <w:tblLook w:val="0620" w:firstRow="1" w:lastRow="0" w:firstColumn="0" w:lastColumn="0" w:noHBand="1" w:noVBand="1"/>
      </w:tblPr>
      <w:tblGrid>
        <w:gridCol w:w="1650"/>
        <w:gridCol w:w="3960"/>
        <w:gridCol w:w="3600"/>
      </w:tblGrid>
      <w:tr w:rsidR="00BB189D" w14:paraId="686E29A4" w14:textId="2BC3F6E5" w:rsidTr="000C4F97">
        <w:trPr>
          <w:cnfStyle w:val="100000000000" w:firstRow="1" w:lastRow="0" w:firstColumn="0" w:lastColumn="0" w:oddVBand="0" w:evenVBand="0" w:oddHBand="0" w:evenHBand="0" w:firstRowFirstColumn="0" w:firstRowLastColumn="0" w:lastRowFirstColumn="0" w:lastRowLastColumn="0"/>
          <w:tblHeader/>
        </w:trPr>
        <w:tc>
          <w:tcPr>
            <w:tcW w:w="1650" w:type="dxa"/>
          </w:tcPr>
          <w:p w14:paraId="43636663" w14:textId="5D134ED2" w:rsidR="00BB189D" w:rsidRDefault="00BB189D" w:rsidP="00D851B1">
            <w:r>
              <w:t>Mode</w:t>
            </w:r>
          </w:p>
        </w:tc>
        <w:tc>
          <w:tcPr>
            <w:tcW w:w="3960" w:type="dxa"/>
          </w:tcPr>
          <w:p w14:paraId="575BB590" w14:textId="43A33E80" w:rsidR="00BB189D" w:rsidRDefault="00BB189D" w:rsidP="00D851B1">
            <w:r>
              <w:t>Raw</w:t>
            </w:r>
          </w:p>
        </w:tc>
        <w:tc>
          <w:tcPr>
            <w:tcW w:w="3600" w:type="dxa"/>
          </w:tcPr>
          <w:p w14:paraId="6EA4A9B9" w14:textId="20CD18C0" w:rsidR="00BB189D" w:rsidRDefault="00BB189D" w:rsidP="00D851B1">
            <w:r>
              <w:t>Scaled</w:t>
            </w:r>
          </w:p>
        </w:tc>
      </w:tr>
      <w:tr w:rsidR="00BB189D" w14:paraId="08AD3CCF" w14:textId="77777777" w:rsidTr="000C4F97">
        <w:tc>
          <w:tcPr>
            <w:tcW w:w="1650" w:type="dxa"/>
          </w:tcPr>
          <w:p w14:paraId="0D5B6586" w14:textId="7F6DFFAD" w:rsidR="00BB189D" w:rsidRDefault="00BB189D" w:rsidP="004F2116">
            <w:pPr>
              <w:jc w:val="center"/>
              <w:rPr>
                <w:sz w:val="20"/>
                <w:szCs w:val="20"/>
              </w:rPr>
            </w:pPr>
            <w:r>
              <w:rPr>
                <w:sz w:val="20"/>
                <w:szCs w:val="20"/>
              </w:rPr>
              <w:t>Disable</w:t>
            </w:r>
          </w:p>
        </w:tc>
        <w:tc>
          <w:tcPr>
            <w:tcW w:w="3960" w:type="dxa"/>
          </w:tcPr>
          <w:p w14:paraId="065284FF" w14:textId="7213CB7F" w:rsidR="00BB189D" w:rsidRDefault="00BB189D" w:rsidP="004F2116">
            <w:pPr>
              <w:rPr>
                <w:sz w:val="20"/>
                <w:szCs w:val="20"/>
              </w:rPr>
            </w:pPr>
            <w:r>
              <w:rPr>
                <w:sz w:val="20"/>
                <w:szCs w:val="20"/>
              </w:rPr>
              <w:t>-1</w:t>
            </w:r>
          </w:p>
        </w:tc>
        <w:tc>
          <w:tcPr>
            <w:tcW w:w="3600" w:type="dxa"/>
          </w:tcPr>
          <w:p w14:paraId="09ED252C" w14:textId="36869F8E" w:rsidR="00BB189D" w:rsidRDefault="00BB189D" w:rsidP="004F2116">
            <w:pPr>
              <w:rPr>
                <w:sz w:val="20"/>
                <w:szCs w:val="20"/>
              </w:rPr>
            </w:pPr>
            <w:r>
              <w:rPr>
                <w:sz w:val="20"/>
                <w:szCs w:val="20"/>
              </w:rPr>
              <w:t>-1</w:t>
            </w:r>
          </w:p>
        </w:tc>
      </w:tr>
      <w:tr w:rsidR="00BB189D" w14:paraId="2267B0A7" w14:textId="0C04AC80" w:rsidTr="000C4F97">
        <w:tc>
          <w:tcPr>
            <w:tcW w:w="1650" w:type="dxa"/>
          </w:tcPr>
          <w:p w14:paraId="65406A64" w14:textId="0D7C4FEF" w:rsidR="00BB189D" w:rsidRDefault="00BB189D" w:rsidP="004F2116">
            <w:pPr>
              <w:jc w:val="center"/>
              <w:rPr>
                <w:sz w:val="20"/>
                <w:szCs w:val="20"/>
              </w:rPr>
            </w:pPr>
            <w:r>
              <w:rPr>
                <w:sz w:val="20"/>
                <w:szCs w:val="20"/>
              </w:rPr>
              <w:t>PWMOUT</w:t>
            </w:r>
          </w:p>
        </w:tc>
        <w:tc>
          <w:tcPr>
            <w:tcW w:w="3960" w:type="dxa"/>
          </w:tcPr>
          <w:p w14:paraId="733E7B28" w14:textId="1BF27120" w:rsidR="00BB189D" w:rsidRPr="001D01B3" w:rsidRDefault="00BB189D" w:rsidP="004F2116">
            <w:pPr>
              <w:rPr>
                <w:sz w:val="20"/>
                <w:szCs w:val="20"/>
              </w:rPr>
            </w:pPr>
            <w:r>
              <w:rPr>
                <w:sz w:val="20"/>
                <w:szCs w:val="20"/>
              </w:rPr>
              <w:t>Scaled, ramped duty cycle (MIN – MAX)</w:t>
            </w:r>
          </w:p>
        </w:tc>
        <w:tc>
          <w:tcPr>
            <w:tcW w:w="3600" w:type="dxa"/>
          </w:tcPr>
          <w:p w14:paraId="46B20477" w14:textId="0ED4FD3B" w:rsidR="00BB189D" w:rsidRDefault="00BB189D" w:rsidP="004F2116">
            <w:pPr>
              <w:rPr>
                <w:sz w:val="20"/>
                <w:szCs w:val="20"/>
              </w:rPr>
            </w:pPr>
            <w:r>
              <w:rPr>
                <w:sz w:val="20"/>
                <w:szCs w:val="20"/>
              </w:rPr>
              <w:t>Commanded duty cycle (0-10000)</w:t>
            </w:r>
          </w:p>
        </w:tc>
      </w:tr>
      <w:tr w:rsidR="00BB189D" w14:paraId="33E75C39" w14:textId="77777777" w:rsidTr="000C4F97">
        <w:tc>
          <w:tcPr>
            <w:tcW w:w="1650" w:type="dxa"/>
          </w:tcPr>
          <w:p w14:paraId="6D0A5E5D" w14:textId="05CD092B" w:rsidR="00BB189D" w:rsidRDefault="00BB189D" w:rsidP="004F2116">
            <w:pPr>
              <w:jc w:val="center"/>
              <w:rPr>
                <w:sz w:val="20"/>
                <w:szCs w:val="20"/>
              </w:rPr>
            </w:pPr>
            <w:r>
              <w:rPr>
                <w:sz w:val="20"/>
                <w:szCs w:val="20"/>
              </w:rPr>
              <w:t>PWMIOUT</w:t>
            </w:r>
          </w:p>
        </w:tc>
        <w:tc>
          <w:tcPr>
            <w:tcW w:w="3960" w:type="dxa"/>
          </w:tcPr>
          <w:p w14:paraId="41D3116B" w14:textId="522D51FC" w:rsidR="00BB189D" w:rsidRDefault="00BB189D" w:rsidP="004F2116">
            <w:pPr>
              <w:rPr>
                <w:sz w:val="20"/>
                <w:szCs w:val="20"/>
              </w:rPr>
            </w:pPr>
            <w:r>
              <w:rPr>
                <w:sz w:val="20"/>
                <w:szCs w:val="20"/>
              </w:rPr>
              <w:t>Commanded duty cycle</w:t>
            </w:r>
          </w:p>
        </w:tc>
        <w:tc>
          <w:tcPr>
            <w:tcW w:w="3600" w:type="dxa"/>
          </w:tcPr>
          <w:p w14:paraId="6D1C2464" w14:textId="087A9843" w:rsidR="00BB189D" w:rsidRDefault="00BB189D" w:rsidP="004F2116">
            <w:pPr>
              <w:rPr>
                <w:sz w:val="20"/>
                <w:szCs w:val="20"/>
              </w:rPr>
            </w:pPr>
            <w:r>
              <w:rPr>
                <w:sz w:val="20"/>
                <w:szCs w:val="20"/>
              </w:rPr>
              <w:t>Setpoint (mA)</w:t>
            </w:r>
          </w:p>
        </w:tc>
      </w:tr>
      <w:tr w:rsidR="00BB189D" w14:paraId="71820DB0" w14:textId="77777777" w:rsidTr="000C4F97">
        <w:tc>
          <w:tcPr>
            <w:tcW w:w="1650" w:type="dxa"/>
          </w:tcPr>
          <w:p w14:paraId="38221F55" w14:textId="31B33736" w:rsidR="00BB189D" w:rsidRDefault="00BB189D" w:rsidP="004F2116">
            <w:pPr>
              <w:jc w:val="center"/>
              <w:rPr>
                <w:sz w:val="20"/>
                <w:szCs w:val="20"/>
              </w:rPr>
            </w:pPr>
            <w:r>
              <w:rPr>
                <w:sz w:val="20"/>
                <w:szCs w:val="20"/>
              </w:rPr>
              <w:t>DIN_POS</w:t>
            </w:r>
          </w:p>
        </w:tc>
        <w:tc>
          <w:tcPr>
            <w:tcW w:w="3960" w:type="dxa"/>
          </w:tcPr>
          <w:p w14:paraId="1018D7D9" w14:textId="2A11A290" w:rsidR="00BB189D" w:rsidRDefault="00BB189D" w:rsidP="004F2116">
            <w:pPr>
              <w:rPr>
                <w:sz w:val="20"/>
                <w:szCs w:val="20"/>
              </w:rPr>
            </w:pPr>
            <w:r>
              <w:rPr>
                <w:sz w:val="20"/>
                <w:szCs w:val="20"/>
              </w:rPr>
              <w:t>0/1</w:t>
            </w:r>
          </w:p>
        </w:tc>
        <w:tc>
          <w:tcPr>
            <w:tcW w:w="3600" w:type="dxa"/>
          </w:tcPr>
          <w:p w14:paraId="6729BCB4" w14:textId="4D3F5C9B" w:rsidR="00BB189D" w:rsidRDefault="00BB189D" w:rsidP="004F2116">
            <w:pPr>
              <w:rPr>
                <w:sz w:val="20"/>
                <w:szCs w:val="20"/>
              </w:rPr>
            </w:pPr>
            <w:r>
              <w:rPr>
                <w:sz w:val="20"/>
                <w:szCs w:val="20"/>
              </w:rPr>
              <w:t>Same as raw</w:t>
            </w:r>
          </w:p>
        </w:tc>
      </w:tr>
      <w:tr w:rsidR="00BB189D" w14:paraId="273DBEAD" w14:textId="77777777" w:rsidTr="000C4F97">
        <w:tc>
          <w:tcPr>
            <w:tcW w:w="1650" w:type="dxa"/>
          </w:tcPr>
          <w:p w14:paraId="752DCDCA" w14:textId="6D3BACF9" w:rsidR="00BB189D" w:rsidRDefault="00BB189D" w:rsidP="004F2116">
            <w:pPr>
              <w:jc w:val="center"/>
              <w:rPr>
                <w:sz w:val="20"/>
                <w:szCs w:val="20"/>
              </w:rPr>
            </w:pPr>
            <w:r>
              <w:rPr>
                <w:sz w:val="20"/>
                <w:szCs w:val="20"/>
              </w:rPr>
              <w:t>FREQIN_POS</w:t>
            </w:r>
          </w:p>
        </w:tc>
        <w:tc>
          <w:tcPr>
            <w:tcW w:w="3960" w:type="dxa"/>
          </w:tcPr>
          <w:p w14:paraId="793CC5C6" w14:textId="02C090B2" w:rsidR="00BB189D" w:rsidRDefault="00BB189D" w:rsidP="004F2116">
            <w:pPr>
              <w:rPr>
                <w:sz w:val="20"/>
                <w:szCs w:val="20"/>
              </w:rPr>
            </w:pPr>
            <w:r>
              <w:rPr>
                <w:sz w:val="20"/>
                <w:szCs w:val="20"/>
              </w:rPr>
              <w:t>Input freq. (</w:t>
            </w:r>
            <w:proofErr w:type="spellStart"/>
            <w:r>
              <w:rPr>
                <w:sz w:val="20"/>
                <w:szCs w:val="20"/>
              </w:rPr>
              <w:t>mHz</w:t>
            </w:r>
            <w:proofErr w:type="spellEnd"/>
            <w:r>
              <w:rPr>
                <w:sz w:val="20"/>
                <w:szCs w:val="20"/>
              </w:rPr>
              <w:t>)</w:t>
            </w:r>
          </w:p>
        </w:tc>
        <w:tc>
          <w:tcPr>
            <w:tcW w:w="3600" w:type="dxa"/>
          </w:tcPr>
          <w:p w14:paraId="7866C9F6" w14:textId="44A5DA68" w:rsidR="00BB189D" w:rsidRDefault="00137E57" w:rsidP="004F2116">
            <w:pPr>
              <w:rPr>
                <w:sz w:val="20"/>
                <w:szCs w:val="20"/>
              </w:rPr>
            </w:pPr>
            <w:r>
              <w:rPr>
                <w:sz w:val="20"/>
                <w:szCs w:val="20"/>
              </w:rPr>
              <w:t>Measured d</w:t>
            </w:r>
            <w:r w:rsidR="00BB189D">
              <w:rPr>
                <w:sz w:val="20"/>
                <w:szCs w:val="20"/>
              </w:rPr>
              <w:t>uty cycle (0-10000)</w:t>
            </w:r>
          </w:p>
        </w:tc>
      </w:tr>
      <w:tr w:rsidR="00BB189D" w14:paraId="1A7BE253" w14:textId="77777777" w:rsidTr="000C4F97">
        <w:tc>
          <w:tcPr>
            <w:tcW w:w="1650" w:type="dxa"/>
          </w:tcPr>
          <w:p w14:paraId="1E71D392" w14:textId="04F2F415" w:rsidR="00BB189D" w:rsidRDefault="00BB189D" w:rsidP="004F2116">
            <w:pPr>
              <w:jc w:val="center"/>
              <w:rPr>
                <w:sz w:val="20"/>
                <w:szCs w:val="20"/>
              </w:rPr>
            </w:pPr>
            <w:r>
              <w:rPr>
                <w:sz w:val="20"/>
                <w:szCs w:val="20"/>
              </w:rPr>
              <w:t>COUNT_POS</w:t>
            </w:r>
          </w:p>
        </w:tc>
        <w:tc>
          <w:tcPr>
            <w:tcW w:w="3960" w:type="dxa"/>
          </w:tcPr>
          <w:p w14:paraId="0FCE4E66" w14:textId="5458776A" w:rsidR="00BB189D" w:rsidRDefault="00BB189D" w:rsidP="004F2116">
            <w:pPr>
              <w:rPr>
                <w:sz w:val="20"/>
                <w:szCs w:val="20"/>
              </w:rPr>
            </w:pPr>
            <w:r>
              <w:rPr>
                <w:sz w:val="20"/>
                <w:szCs w:val="20"/>
              </w:rPr>
              <w:t>Counts (+ only)</w:t>
            </w:r>
          </w:p>
        </w:tc>
        <w:tc>
          <w:tcPr>
            <w:tcW w:w="3600" w:type="dxa"/>
          </w:tcPr>
          <w:p w14:paraId="4304A55C" w14:textId="157156CA" w:rsidR="00BB189D" w:rsidRDefault="00BB189D" w:rsidP="004F2116">
            <w:pPr>
              <w:rPr>
                <w:sz w:val="20"/>
                <w:szCs w:val="20"/>
              </w:rPr>
            </w:pPr>
            <w:r>
              <w:rPr>
                <w:sz w:val="20"/>
                <w:szCs w:val="20"/>
              </w:rPr>
              <w:t>Same as raw</w:t>
            </w:r>
          </w:p>
        </w:tc>
      </w:tr>
      <w:tr w:rsidR="00BB189D" w14:paraId="41FB1B30" w14:textId="77777777" w:rsidTr="000C4F97">
        <w:tc>
          <w:tcPr>
            <w:tcW w:w="1650" w:type="dxa"/>
          </w:tcPr>
          <w:p w14:paraId="5D374F2D" w14:textId="0741A34F" w:rsidR="00BB189D" w:rsidRDefault="00BB189D" w:rsidP="004F2116">
            <w:pPr>
              <w:jc w:val="center"/>
              <w:rPr>
                <w:sz w:val="20"/>
                <w:szCs w:val="20"/>
              </w:rPr>
            </w:pPr>
            <w:r>
              <w:rPr>
                <w:sz w:val="20"/>
                <w:szCs w:val="20"/>
              </w:rPr>
              <w:t>ENCODER_POS</w:t>
            </w:r>
          </w:p>
        </w:tc>
        <w:tc>
          <w:tcPr>
            <w:tcW w:w="3960" w:type="dxa"/>
          </w:tcPr>
          <w:p w14:paraId="2DE5524F" w14:textId="02903D30" w:rsidR="00BB189D" w:rsidRDefault="00BB189D" w:rsidP="004F2116">
            <w:pPr>
              <w:rPr>
                <w:sz w:val="20"/>
                <w:szCs w:val="20"/>
              </w:rPr>
            </w:pPr>
            <w:r>
              <w:rPr>
                <w:sz w:val="20"/>
                <w:szCs w:val="20"/>
              </w:rPr>
              <w:t>Counts (+/-)</w:t>
            </w:r>
          </w:p>
        </w:tc>
        <w:tc>
          <w:tcPr>
            <w:tcW w:w="3600" w:type="dxa"/>
          </w:tcPr>
          <w:p w14:paraId="0D029BD2" w14:textId="3DD55561" w:rsidR="00BB189D" w:rsidRDefault="00BB189D" w:rsidP="004F2116">
            <w:pPr>
              <w:rPr>
                <w:sz w:val="20"/>
                <w:szCs w:val="20"/>
              </w:rPr>
            </w:pPr>
            <w:r>
              <w:rPr>
                <w:sz w:val="20"/>
                <w:szCs w:val="20"/>
              </w:rPr>
              <w:t>Same as raw</w:t>
            </w:r>
          </w:p>
        </w:tc>
      </w:tr>
      <w:tr w:rsidR="00BB189D" w14:paraId="1E51F559" w14:textId="77777777" w:rsidTr="000C4F97">
        <w:tc>
          <w:tcPr>
            <w:tcW w:w="1650" w:type="dxa"/>
          </w:tcPr>
          <w:p w14:paraId="5D065B2D" w14:textId="6B001767" w:rsidR="00BB189D" w:rsidRDefault="00BB189D" w:rsidP="004F2116">
            <w:pPr>
              <w:jc w:val="center"/>
              <w:rPr>
                <w:sz w:val="20"/>
                <w:szCs w:val="20"/>
              </w:rPr>
            </w:pPr>
            <w:r>
              <w:rPr>
                <w:sz w:val="20"/>
                <w:szCs w:val="20"/>
              </w:rPr>
              <w:t>DIN_GND</w:t>
            </w:r>
          </w:p>
        </w:tc>
        <w:tc>
          <w:tcPr>
            <w:tcW w:w="3960" w:type="dxa"/>
          </w:tcPr>
          <w:p w14:paraId="57E4B379" w14:textId="737E6160" w:rsidR="00BB189D" w:rsidRDefault="00BB189D" w:rsidP="004F2116">
            <w:pPr>
              <w:rPr>
                <w:sz w:val="20"/>
                <w:szCs w:val="20"/>
              </w:rPr>
            </w:pPr>
            <w:r>
              <w:rPr>
                <w:sz w:val="20"/>
                <w:szCs w:val="20"/>
              </w:rPr>
              <w:t>0/1</w:t>
            </w:r>
          </w:p>
        </w:tc>
        <w:tc>
          <w:tcPr>
            <w:tcW w:w="3600" w:type="dxa"/>
          </w:tcPr>
          <w:p w14:paraId="518E1D50" w14:textId="64E8C17D" w:rsidR="00BB189D" w:rsidRDefault="00BB189D" w:rsidP="004F2116">
            <w:pPr>
              <w:rPr>
                <w:sz w:val="20"/>
                <w:szCs w:val="20"/>
              </w:rPr>
            </w:pPr>
            <w:r>
              <w:rPr>
                <w:sz w:val="20"/>
                <w:szCs w:val="20"/>
              </w:rPr>
              <w:t>Same as raw</w:t>
            </w:r>
          </w:p>
        </w:tc>
      </w:tr>
      <w:tr w:rsidR="00BB189D" w14:paraId="28E4935C" w14:textId="77777777" w:rsidTr="000C4F97">
        <w:tc>
          <w:tcPr>
            <w:tcW w:w="1650" w:type="dxa"/>
          </w:tcPr>
          <w:p w14:paraId="4507EFA3" w14:textId="38B76A35" w:rsidR="00BB189D" w:rsidRDefault="00BB189D" w:rsidP="004F2116">
            <w:pPr>
              <w:jc w:val="center"/>
              <w:rPr>
                <w:sz w:val="20"/>
                <w:szCs w:val="20"/>
              </w:rPr>
            </w:pPr>
            <w:r>
              <w:rPr>
                <w:sz w:val="20"/>
                <w:szCs w:val="20"/>
              </w:rPr>
              <w:t>FREQIN_GND</w:t>
            </w:r>
          </w:p>
        </w:tc>
        <w:tc>
          <w:tcPr>
            <w:tcW w:w="3960" w:type="dxa"/>
          </w:tcPr>
          <w:p w14:paraId="5C8115A2" w14:textId="7E2AE9E5" w:rsidR="00BB189D" w:rsidRDefault="00BB189D" w:rsidP="004F2116">
            <w:pPr>
              <w:rPr>
                <w:sz w:val="20"/>
                <w:szCs w:val="20"/>
              </w:rPr>
            </w:pPr>
            <w:r>
              <w:rPr>
                <w:sz w:val="20"/>
                <w:szCs w:val="20"/>
              </w:rPr>
              <w:t>Input freq. (</w:t>
            </w:r>
            <w:proofErr w:type="spellStart"/>
            <w:r>
              <w:rPr>
                <w:sz w:val="20"/>
                <w:szCs w:val="20"/>
              </w:rPr>
              <w:t>mHz</w:t>
            </w:r>
            <w:proofErr w:type="spellEnd"/>
            <w:r>
              <w:rPr>
                <w:sz w:val="20"/>
                <w:szCs w:val="20"/>
              </w:rPr>
              <w:t>)</w:t>
            </w:r>
          </w:p>
        </w:tc>
        <w:tc>
          <w:tcPr>
            <w:tcW w:w="3600" w:type="dxa"/>
          </w:tcPr>
          <w:p w14:paraId="3C163A26" w14:textId="13260FBB" w:rsidR="00BB189D" w:rsidRDefault="00137E57" w:rsidP="004F2116">
            <w:pPr>
              <w:rPr>
                <w:sz w:val="20"/>
                <w:szCs w:val="20"/>
              </w:rPr>
            </w:pPr>
            <w:r>
              <w:rPr>
                <w:sz w:val="20"/>
                <w:szCs w:val="20"/>
              </w:rPr>
              <w:t>Measured d</w:t>
            </w:r>
            <w:r w:rsidR="00BB189D">
              <w:rPr>
                <w:sz w:val="20"/>
                <w:szCs w:val="20"/>
              </w:rPr>
              <w:t>uty cycle (0-10000)</w:t>
            </w:r>
          </w:p>
        </w:tc>
      </w:tr>
      <w:tr w:rsidR="00BB189D" w14:paraId="6593DA05" w14:textId="77777777" w:rsidTr="000C4F97">
        <w:tc>
          <w:tcPr>
            <w:tcW w:w="1650" w:type="dxa"/>
          </w:tcPr>
          <w:p w14:paraId="43C81AB8" w14:textId="6659C2DB" w:rsidR="00BB189D" w:rsidRDefault="00BB189D" w:rsidP="004F2116">
            <w:pPr>
              <w:jc w:val="center"/>
              <w:rPr>
                <w:sz w:val="20"/>
                <w:szCs w:val="20"/>
              </w:rPr>
            </w:pPr>
            <w:r>
              <w:rPr>
                <w:sz w:val="20"/>
                <w:szCs w:val="20"/>
              </w:rPr>
              <w:t>COUNT_GND</w:t>
            </w:r>
          </w:p>
        </w:tc>
        <w:tc>
          <w:tcPr>
            <w:tcW w:w="3960" w:type="dxa"/>
          </w:tcPr>
          <w:p w14:paraId="6EB5DC5C" w14:textId="3F39F788" w:rsidR="00BB189D" w:rsidRDefault="00BB189D" w:rsidP="004F2116">
            <w:pPr>
              <w:rPr>
                <w:sz w:val="20"/>
                <w:szCs w:val="20"/>
              </w:rPr>
            </w:pPr>
            <w:r>
              <w:rPr>
                <w:sz w:val="20"/>
                <w:szCs w:val="20"/>
              </w:rPr>
              <w:t>Counts (+ only)</w:t>
            </w:r>
          </w:p>
        </w:tc>
        <w:tc>
          <w:tcPr>
            <w:tcW w:w="3600" w:type="dxa"/>
          </w:tcPr>
          <w:p w14:paraId="0BFAC970" w14:textId="5F676E8F" w:rsidR="00BB189D" w:rsidRDefault="00BB189D" w:rsidP="004F2116">
            <w:pPr>
              <w:rPr>
                <w:sz w:val="20"/>
                <w:szCs w:val="20"/>
              </w:rPr>
            </w:pPr>
            <w:r>
              <w:rPr>
                <w:sz w:val="20"/>
                <w:szCs w:val="20"/>
              </w:rPr>
              <w:t>Same as raw</w:t>
            </w:r>
          </w:p>
        </w:tc>
      </w:tr>
      <w:tr w:rsidR="00BB189D" w14:paraId="7812A5D0" w14:textId="77777777" w:rsidTr="000C4F97">
        <w:tc>
          <w:tcPr>
            <w:tcW w:w="1650" w:type="dxa"/>
          </w:tcPr>
          <w:p w14:paraId="06BA333B" w14:textId="4C85B347" w:rsidR="00BB189D" w:rsidRDefault="00BB189D" w:rsidP="004F2116">
            <w:pPr>
              <w:jc w:val="center"/>
              <w:rPr>
                <w:sz w:val="20"/>
                <w:szCs w:val="20"/>
              </w:rPr>
            </w:pPr>
            <w:r>
              <w:rPr>
                <w:sz w:val="20"/>
                <w:szCs w:val="20"/>
              </w:rPr>
              <w:t>ENCODER_GND</w:t>
            </w:r>
          </w:p>
        </w:tc>
        <w:tc>
          <w:tcPr>
            <w:tcW w:w="3960" w:type="dxa"/>
          </w:tcPr>
          <w:p w14:paraId="304C1595" w14:textId="569DCEFD" w:rsidR="00BB189D" w:rsidRDefault="00BB189D" w:rsidP="004F2116">
            <w:pPr>
              <w:rPr>
                <w:sz w:val="20"/>
                <w:szCs w:val="20"/>
              </w:rPr>
            </w:pPr>
            <w:r>
              <w:rPr>
                <w:sz w:val="20"/>
                <w:szCs w:val="20"/>
              </w:rPr>
              <w:t>Counts (+/-)</w:t>
            </w:r>
          </w:p>
        </w:tc>
        <w:tc>
          <w:tcPr>
            <w:tcW w:w="3600" w:type="dxa"/>
          </w:tcPr>
          <w:p w14:paraId="5C1EC72D" w14:textId="049FC67A" w:rsidR="00BB189D" w:rsidRDefault="00BB189D" w:rsidP="004F2116">
            <w:pPr>
              <w:rPr>
                <w:sz w:val="20"/>
                <w:szCs w:val="20"/>
              </w:rPr>
            </w:pPr>
            <w:r>
              <w:rPr>
                <w:sz w:val="20"/>
                <w:szCs w:val="20"/>
              </w:rPr>
              <w:t>Same as raw</w:t>
            </w:r>
          </w:p>
        </w:tc>
      </w:tr>
      <w:tr w:rsidR="00BB189D" w14:paraId="2100C60C" w14:textId="77777777" w:rsidTr="000C4F97">
        <w:tc>
          <w:tcPr>
            <w:tcW w:w="1650" w:type="dxa"/>
          </w:tcPr>
          <w:p w14:paraId="685E923A" w14:textId="4737CA33" w:rsidR="00BB189D" w:rsidRDefault="00BB189D" w:rsidP="004F2116">
            <w:pPr>
              <w:jc w:val="center"/>
              <w:rPr>
                <w:sz w:val="20"/>
                <w:szCs w:val="20"/>
              </w:rPr>
            </w:pPr>
            <w:r>
              <w:rPr>
                <w:sz w:val="20"/>
                <w:szCs w:val="20"/>
              </w:rPr>
              <w:t>AIN_0_5_V</w:t>
            </w:r>
          </w:p>
        </w:tc>
        <w:tc>
          <w:tcPr>
            <w:tcW w:w="3960" w:type="dxa"/>
          </w:tcPr>
          <w:p w14:paraId="0F1CB296" w14:textId="4EF7845E" w:rsidR="00BB189D" w:rsidRDefault="00BB189D" w:rsidP="004F2116">
            <w:pPr>
              <w:rPr>
                <w:sz w:val="20"/>
                <w:szCs w:val="20"/>
              </w:rPr>
            </w:pPr>
            <w:r>
              <w:rPr>
                <w:sz w:val="20"/>
                <w:szCs w:val="20"/>
              </w:rPr>
              <w:t>ADC counts</w:t>
            </w:r>
          </w:p>
        </w:tc>
        <w:tc>
          <w:tcPr>
            <w:tcW w:w="3600" w:type="dxa"/>
          </w:tcPr>
          <w:p w14:paraId="6235FED2" w14:textId="32B1AD96" w:rsidR="00BB189D" w:rsidRDefault="00BB189D" w:rsidP="004F2116">
            <w:pPr>
              <w:rPr>
                <w:sz w:val="20"/>
                <w:szCs w:val="20"/>
              </w:rPr>
            </w:pPr>
            <w:r>
              <w:rPr>
                <w:sz w:val="20"/>
                <w:szCs w:val="20"/>
              </w:rPr>
              <w:t>Voltage (mV)</w:t>
            </w:r>
          </w:p>
        </w:tc>
      </w:tr>
      <w:tr w:rsidR="00BB189D" w14:paraId="489C1EBA" w14:textId="77777777" w:rsidTr="000C4F97">
        <w:tc>
          <w:tcPr>
            <w:tcW w:w="1650" w:type="dxa"/>
          </w:tcPr>
          <w:p w14:paraId="72D6A2F9" w14:textId="5A19A0B9" w:rsidR="00BB189D" w:rsidRDefault="00BB189D" w:rsidP="004F2116">
            <w:pPr>
              <w:jc w:val="center"/>
              <w:rPr>
                <w:sz w:val="20"/>
                <w:szCs w:val="20"/>
              </w:rPr>
            </w:pPr>
            <w:r>
              <w:rPr>
                <w:sz w:val="20"/>
                <w:szCs w:val="20"/>
              </w:rPr>
              <w:t>AIN_0_10_V</w:t>
            </w:r>
          </w:p>
        </w:tc>
        <w:tc>
          <w:tcPr>
            <w:tcW w:w="3960" w:type="dxa"/>
          </w:tcPr>
          <w:p w14:paraId="2F3731A1" w14:textId="5B502761" w:rsidR="00BB189D" w:rsidRDefault="00BB189D" w:rsidP="004F2116">
            <w:pPr>
              <w:rPr>
                <w:sz w:val="20"/>
                <w:szCs w:val="20"/>
              </w:rPr>
            </w:pPr>
            <w:r>
              <w:rPr>
                <w:sz w:val="20"/>
                <w:szCs w:val="20"/>
              </w:rPr>
              <w:t>ADC counts</w:t>
            </w:r>
          </w:p>
        </w:tc>
        <w:tc>
          <w:tcPr>
            <w:tcW w:w="3600" w:type="dxa"/>
          </w:tcPr>
          <w:p w14:paraId="0B1C4653" w14:textId="21BBE20D" w:rsidR="00BB189D" w:rsidRDefault="00BB189D" w:rsidP="004F2116">
            <w:pPr>
              <w:rPr>
                <w:sz w:val="20"/>
                <w:szCs w:val="20"/>
              </w:rPr>
            </w:pPr>
            <w:r>
              <w:rPr>
                <w:sz w:val="20"/>
                <w:szCs w:val="20"/>
              </w:rPr>
              <w:t>Voltage (mV)</w:t>
            </w:r>
          </w:p>
        </w:tc>
      </w:tr>
      <w:tr w:rsidR="00BB189D" w14:paraId="56EEB592" w14:textId="77777777" w:rsidTr="000C4F97">
        <w:tc>
          <w:tcPr>
            <w:tcW w:w="1650" w:type="dxa"/>
          </w:tcPr>
          <w:p w14:paraId="138ED7F9" w14:textId="4DF7C10D" w:rsidR="00BB189D" w:rsidRDefault="00BB189D" w:rsidP="004F2116">
            <w:pPr>
              <w:jc w:val="center"/>
              <w:rPr>
                <w:sz w:val="20"/>
                <w:szCs w:val="20"/>
              </w:rPr>
            </w:pPr>
            <w:r>
              <w:rPr>
                <w:sz w:val="20"/>
                <w:szCs w:val="20"/>
              </w:rPr>
              <w:t>AIN_0_32_V</w:t>
            </w:r>
          </w:p>
        </w:tc>
        <w:tc>
          <w:tcPr>
            <w:tcW w:w="3960" w:type="dxa"/>
          </w:tcPr>
          <w:p w14:paraId="6A002E84" w14:textId="781DEC21" w:rsidR="00BB189D" w:rsidRDefault="00BB189D" w:rsidP="004F2116">
            <w:pPr>
              <w:rPr>
                <w:sz w:val="20"/>
                <w:szCs w:val="20"/>
              </w:rPr>
            </w:pPr>
            <w:r>
              <w:rPr>
                <w:sz w:val="20"/>
                <w:szCs w:val="20"/>
              </w:rPr>
              <w:t>ADC counts</w:t>
            </w:r>
          </w:p>
        </w:tc>
        <w:tc>
          <w:tcPr>
            <w:tcW w:w="3600" w:type="dxa"/>
          </w:tcPr>
          <w:p w14:paraId="02DDADB5" w14:textId="028D87D7" w:rsidR="00BB189D" w:rsidRDefault="00BB189D" w:rsidP="004F2116">
            <w:pPr>
              <w:rPr>
                <w:sz w:val="20"/>
                <w:szCs w:val="20"/>
              </w:rPr>
            </w:pPr>
            <w:r>
              <w:rPr>
                <w:sz w:val="20"/>
                <w:szCs w:val="20"/>
              </w:rPr>
              <w:t>Voltage (mV)</w:t>
            </w:r>
          </w:p>
        </w:tc>
      </w:tr>
      <w:tr w:rsidR="00BB189D" w14:paraId="66F28848" w14:textId="77777777" w:rsidTr="000C4F97">
        <w:tc>
          <w:tcPr>
            <w:tcW w:w="1650" w:type="dxa"/>
          </w:tcPr>
          <w:p w14:paraId="1981BD86" w14:textId="757BFBE0" w:rsidR="00BB189D" w:rsidRDefault="00BB189D" w:rsidP="004F2116">
            <w:pPr>
              <w:jc w:val="center"/>
              <w:rPr>
                <w:sz w:val="20"/>
                <w:szCs w:val="20"/>
              </w:rPr>
            </w:pPr>
            <w:r>
              <w:rPr>
                <w:sz w:val="20"/>
                <w:szCs w:val="20"/>
              </w:rPr>
              <w:t>AIN_4_20_MA</w:t>
            </w:r>
          </w:p>
        </w:tc>
        <w:tc>
          <w:tcPr>
            <w:tcW w:w="3960" w:type="dxa"/>
          </w:tcPr>
          <w:p w14:paraId="21508337" w14:textId="05BE6B2E" w:rsidR="00BB189D" w:rsidRDefault="00BB189D" w:rsidP="004F2116">
            <w:pPr>
              <w:rPr>
                <w:sz w:val="20"/>
                <w:szCs w:val="20"/>
              </w:rPr>
            </w:pPr>
            <w:r>
              <w:rPr>
                <w:sz w:val="20"/>
                <w:szCs w:val="20"/>
              </w:rPr>
              <w:t>ADC counts</w:t>
            </w:r>
          </w:p>
        </w:tc>
        <w:tc>
          <w:tcPr>
            <w:tcW w:w="3600" w:type="dxa"/>
          </w:tcPr>
          <w:p w14:paraId="5AB1271F" w14:textId="54B8596A" w:rsidR="00BB189D" w:rsidRDefault="00BB189D" w:rsidP="004F2116">
            <w:pPr>
              <w:rPr>
                <w:sz w:val="20"/>
                <w:szCs w:val="20"/>
              </w:rPr>
            </w:pPr>
            <w:r>
              <w:rPr>
                <w:sz w:val="20"/>
                <w:szCs w:val="20"/>
              </w:rPr>
              <w:t>Current (</w:t>
            </w:r>
            <w:proofErr w:type="spellStart"/>
            <w:r w:rsidR="00137E57">
              <w:rPr>
                <w:sz w:val="20"/>
                <w:szCs w:val="20"/>
              </w:rPr>
              <w:t>μA</w:t>
            </w:r>
            <w:proofErr w:type="spellEnd"/>
            <w:r w:rsidR="00137E57">
              <w:rPr>
                <w:sz w:val="20"/>
                <w:szCs w:val="20"/>
              </w:rPr>
              <w:t>)</w:t>
            </w:r>
          </w:p>
        </w:tc>
      </w:tr>
      <w:tr w:rsidR="00137E57" w14:paraId="39A42A7C" w14:textId="77777777" w:rsidTr="000C4F97">
        <w:tc>
          <w:tcPr>
            <w:tcW w:w="1650" w:type="dxa"/>
          </w:tcPr>
          <w:p w14:paraId="68B8FC60" w14:textId="772422BD" w:rsidR="00137E57" w:rsidRDefault="00137E57" w:rsidP="004F2116">
            <w:pPr>
              <w:jc w:val="center"/>
              <w:rPr>
                <w:sz w:val="20"/>
                <w:szCs w:val="20"/>
              </w:rPr>
            </w:pPr>
            <w:r>
              <w:rPr>
                <w:sz w:val="20"/>
                <w:szCs w:val="20"/>
              </w:rPr>
              <w:t>R_IN</w:t>
            </w:r>
          </w:p>
        </w:tc>
        <w:tc>
          <w:tcPr>
            <w:tcW w:w="3960" w:type="dxa"/>
          </w:tcPr>
          <w:p w14:paraId="1BB6EFD4" w14:textId="4FFD0F89" w:rsidR="00137E57" w:rsidRDefault="00137E57" w:rsidP="004F2116">
            <w:pPr>
              <w:rPr>
                <w:sz w:val="20"/>
                <w:szCs w:val="20"/>
              </w:rPr>
            </w:pPr>
            <w:r>
              <w:rPr>
                <w:sz w:val="20"/>
                <w:szCs w:val="20"/>
              </w:rPr>
              <w:t>ADC counts</w:t>
            </w:r>
          </w:p>
        </w:tc>
        <w:tc>
          <w:tcPr>
            <w:tcW w:w="3600" w:type="dxa"/>
          </w:tcPr>
          <w:p w14:paraId="541B62A5" w14:textId="134B2FB5" w:rsidR="00137E57" w:rsidRDefault="00137E57" w:rsidP="004F2116">
            <w:pPr>
              <w:rPr>
                <w:sz w:val="20"/>
                <w:szCs w:val="20"/>
              </w:rPr>
            </w:pPr>
            <w:r>
              <w:rPr>
                <w:sz w:val="20"/>
                <w:szCs w:val="20"/>
              </w:rPr>
              <w:t>Resistance (</w:t>
            </w:r>
            <w:proofErr w:type="spellStart"/>
            <w:r>
              <w:rPr>
                <w:sz w:val="20"/>
                <w:szCs w:val="20"/>
              </w:rPr>
              <w:t>mΩ</w:t>
            </w:r>
            <w:proofErr w:type="spellEnd"/>
            <w:r>
              <w:rPr>
                <w:sz w:val="20"/>
                <w:szCs w:val="20"/>
              </w:rPr>
              <w:t>)</w:t>
            </w:r>
          </w:p>
        </w:tc>
      </w:tr>
    </w:tbl>
    <w:p w14:paraId="1A0B6D0E" w14:textId="77777777" w:rsidR="00C969C6" w:rsidRDefault="00C969C6" w:rsidP="005C7189">
      <w:pPr>
        <w:rPr>
          <w:ins w:id="226" w:author="Jansen, Adam (US)" w:date="2026-06-17T08:30:00Z" w16du:dateUtc="2026-06-17T13:30:00Z"/>
        </w:rPr>
      </w:pPr>
    </w:p>
    <w:p w14:paraId="476411E9" w14:textId="71FCBFA9" w:rsidR="00015D9A" w:rsidRDefault="00015D9A" w:rsidP="005C7189">
      <w:pPr>
        <w:rPr>
          <w:ins w:id="227" w:author="Jansen, Adam (US)" w:date="2026-06-17T08:26:00Z" w16du:dateUtc="2026-06-17T13:26:00Z"/>
        </w:rPr>
      </w:pPr>
      <w:ins w:id="228" w:author="Jansen, Adam (US)" w:date="2026-06-17T08:30:00Z" w16du:dateUtc="2026-06-17T13:30:00Z">
        <w:r>
          <w:t>The flags field is encoded as follows:</w:t>
        </w:r>
      </w:ins>
    </w:p>
    <w:tbl>
      <w:tblPr>
        <w:tblStyle w:val="ListTable2-Accent1"/>
        <w:tblW w:w="0" w:type="auto"/>
        <w:tblLook w:val="0620" w:firstRow="1" w:lastRow="0" w:firstColumn="0" w:lastColumn="0" w:noHBand="1" w:noVBand="1"/>
        <w:tblPrChange w:id="229" w:author="Jansen, Adam (US)" w:date="2026-06-17T08:28:00Z" w16du:dateUtc="2026-06-17T13:28:00Z">
          <w:tblPr>
            <w:tblStyle w:val="ListTable2-Accent1"/>
            <w:tblW w:w="0" w:type="auto"/>
            <w:tblLook w:val="0620" w:firstRow="1" w:lastRow="0" w:firstColumn="0" w:lastColumn="0" w:noHBand="1" w:noVBand="1"/>
          </w:tblPr>
        </w:tblPrChange>
      </w:tblPr>
      <w:tblGrid>
        <w:gridCol w:w="1650"/>
        <w:gridCol w:w="2220"/>
        <w:gridCol w:w="5700"/>
        <w:tblGridChange w:id="230">
          <w:tblGrid>
            <w:gridCol w:w="1650"/>
            <w:gridCol w:w="2220"/>
            <w:gridCol w:w="1740"/>
            <w:gridCol w:w="3960"/>
          </w:tblGrid>
        </w:tblGridChange>
      </w:tblGrid>
      <w:tr w:rsidR="00015D9A" w14:paraId="5D9059F6" w14:textId="77777777" w:rsidTr="00015D9A">
        <w:trPr>
          <w:cnfStyle w:val="100000000000" w:firstRow="1" w:lastRow="0" w:firstColumn="0" w:lastColumn="0" w:oddVBand="0" w:evenVBand="0" w:oddHBand="0" w:evenHBand="0" w:firstRowFirstColumn="0" w:firstRowLastColumn="0" w:lastRowFirstColumn="0" w:lastRowLastColumn="0"/>
          <w:tblHeader/>
          <w:ins w:id="231" w:author="Jansen, Adam (US)" w:date="2026-06-17T08:26:00Z"/>
          <w:trPrChange w:id="232" w:author="Jansen, Adam (US)" w:date="2026-06-17T08:28:00Z" w16du:dateUtc="2026-06-17T13:28:00Z">
            <w:trPr>
              <w:tblHeader/>
            </w:trPr>
          </w:trPrChange>
        </w:trPr>
        <w:tc>
          <w:tcPr>
            <w:tcW w:w="1650" w:type="dxa"/>
            <w:tcPrChange w:id="233" w:author="Jansen, Adam (US)" w:date="2026-06-17T08:28:00Z" w16du:dateUtc="2026-06-17T13:28:00Z">
              <w:tcPr>
                <w:tcW w:w="1650" w:type="dxa"/>
              </w:tcPr>
            </w:tcPrChange>
          </w:tcPr>
          <w:p w14:paraId="281A281A" w14:textId="638D5807" w:rsidR="00015D9A" w:rsidRDefault="00015D9A" w:rsidP="00D851B1">
            <w:pPr>
              <w:cnfStyle w:val="100000000000" w:firstRow="1" w:lastRow="0" w:firstColumn="0" w:lastColumn="0" w:oddVBand="0" w:evenVBand="0" w:oddHBand="0" w:evenHBand="0" w:firstRowFirstColumn="0" w:firstRowLastColumn="0" w:lastRowFirstColumn="0" w:lastRowLastColumn="0"/>
              <w:rPr>
                <w:ins w:id="234" w:author="Jansen, Adam (US)" w:date="2026-06-17T08:26:00Z" w16du:dateUtc="2026-06-17T13:26:00Z"/>
              </w:rPr>
            </w:pPr>
            <w:ins w:id="235" w:author="Jansen, Adam (US)" w:date="2026-06-17T08:26:00Z" w16du:dateUtc="2026-06-17T13:26:00Z">
              <w:r>
                <w:t>Bit</w:t>
              </w:r>
            </w:ins>
          </w:p>
        </w:tc>
        <w:tc>
          <w:tcPr>
            <w:tcW w:w="2220" w:type="dxa"/>
            <w:tcPrChange w:id="236" w:author="Jansen, Adam (US)" w:date="2026-06-17T08:28:00Z" w16du:dateUtc="2026-06-17T13:28:00Z">
              <w:tcPr>
                <w:tcW w:w="3960" w:type="dxa"/>
                <w:gridSpan w:val="2"/>
              </w:tcPr>
            </w:tcPrChange>
          </w:tcPr>
          <w:p w14:paraId="4D681503" w14:textId="7B67237C" w:rsidR="00015D9A" w:rsidRDefault="00015D9A" w:rsidP="00D851B1">
            <w:pPr>
              <w:cnfStyle w:val="100000000000" w:firstRow="1" w:lastRow="0" w:firstColumn="0" w:lastColumn="0" w:oddVBand="0" w:evenVBand="0" w:oddHBand="0" w:evenHBand="0" w:firstRowFirstColumn="0" w:firstRowLastColumn="0" w:lastRowFirstColumn="0" w:lastRowLastColumn="0"/>
              <w:rPr>
                <w:ins w:id="237" w:author="Jansen, Adam (US)" w:date="2026-06-17T08:28:00Z" w16du:dateUtc="2026-06-17T13:28:00Z"/>
              </w:rPr>
            </w:pPr>
            <w:ins w:id="238" w:author="Jansen, Adam (US)" w:date="2026-06-17T08:28:00Z" w16du:dateUtc="2026-06-17T13:28:00Z">
              <w:r>
                <w:t>Name</w:t>
              </w:r>
            </w:ins>
          </w:p>
        </w:tc>
        <w:tc>
          <w:tcPr>
            <w:tcW w:w="5700" w:type="dxa"/>
            <w:tcPrChange w:id="239" w:author="Jansen, Adam (US)" w:date="2026-06-17T08:28:00Z" w16du:dateUtc="2026-06-17T13:28:00Z">
              <w:tcPr>
                <w:tcW w:w="3960" w:type="dxa"/>
              </w:tcPr>
            </w:tcPrChange>
          </w:tcPr>
          <w:p w14:paraId="0E813442" w14:textId="5659C85A" w:rsidR="00015D9A" w:rsidRDefault="00015D9A" w:rsidP="00D851B1">
            <w:pPr>
              <w:cnfStyle w:val="100000000000" w:firstRow="1" w:lastRow="0" w:firstColumn="0" w:lastColumn="0" w:oddVBand="0" w:evenVBand="0" w:oddHBand="0" w:evenHBand="0" w:firstRowFirstColumn="0" w:firstRowLastColumn="0" w:lastRowFirstColumn="0" w:lastRowLastColumn="0"/>
              <w:rPr>
                <w:ins w:id="240" w:author="Jansen, Adam (US)" w:date="2026-06-17T08:26:00Z" w16du:dateUtc="2026-06-17T13:26:00Z"/>
              </w:rPr>
            </w:pPr>
            <w:ins w:id="241" w:author="Jansen, Adam (US)" w:date="2026-06-17T08:27:00Z" w16du:dateUtc="2026-06-17T13:27:00Z">
              <w:r>
                <w:t>Description</w:t>
              </w:r>
            </w:ins>
          </w:p>
        </w:tc>
      </w:tr>
      <w:tr w:rsidR="00015D9A" w14:paraId="36B4A725" w14:textId="77777777" w:rsidTr="00015D9A">
        <w:trPr>
          <w:ins w:id="242" w:author="Jansen, Adam (US)" w:date="2026-06-17T08:26:00Z"/>
        </w:trPr>
        <w:tc>
          <w:tcPr>
            <w:tcW w:w="1650" w:type="dxa"/>
            <w:tcPrChange w:id="243" w:author="Jansen, Adam (US)" w:date="2026-06-17T08:28:00Z" w16du:dateUtc="2026-06-17T13:28:00Z">
              <w:tcPr>
                <w:tcW w:w="1650" w:type="dxa"/>
              </w:tcPr>
            </w:tcPrChange>
          </w:tcPr>
          <w:p w14:paraId="05D81487" w14:textId="4289810B" w:rsidR="00015D9A" w:rsidRDefault="00015D9A" w:rsidP="00D851B1">
            <w:pPr>
              <w:jc w:val="center"/>
              <w:rPr>
                <w:ins w:id="244" w:author="Jansen, Adam (US)" w:date="2026-06-17T08:26:00Z" w16du:dateUtc="2026-06-17T13:26:00Z"/>
                <w:sz w:val="20"/>
                <w:szCs w:val="20"/>
              </w:rPr>
            </w:pPr>
            <w:ins w:id="245" w:author="Jansen, Adam (US)" w:date="2026-06-17T08:26:00Z" w16du:dateUtc="2026-06-17T13:26:00Z">
              <w:r>
                <w:rPr>
                  <w:sz w:val="20"/>
                  <w:szCs w:val="20"/>
                </w:rPr>
                <w:t>7</w:t>
              </w:r>
            </w:ins>
            <w:ins w:id="246" w:author="Jansen, Adam (US)" w:date="2026-06-17T08:27:00Z" w16du:dateUtc="2026-06-17T13:27:00Z">
              <w:r>
                <w:rPr>
                  <w:sz w:val="20"/>
                  <w:szCs w:val="20"/>
                </w:rPr>
                <w:t>:6</w:t>
              </w:r>
            </w:ins>
          </w:p>
        </w:tc>
        <w:tc>
          <w:tcPr>
            <w:tcW w:w="2220" w:type="dxa"/>
            <w:tcPrChange w:id="247" w:author="Jansen, Adam (US)" w:date="2026-06-17T08:28:00Z" w16du:dateUtc="2026-06-17T13:28:00Z">
              <w:tcPr>
                <w:tcW w:w="3960" w:type="dxa"/>
                <w:gridSpan w:val="2"/>
              </w:tcPr>
            </w:tcPrChange>
          </w:tcPr>
          <w:p w14:paraId="3321A2A4" w14:textId="3F0C4642" w:rsidR="00015D9A" w:rsidRDefault="00015D9A" w:rsidP="00D851B1">
            <w:pPr>
              <w:rPr>
                <w:ins w:id="248" w:author="Jansen, Adam (US)" w:date="2026-06-17T08:28:00Z" w16du:dateUtc="2026-06-17T13:28:00Z"/>
                <w:sz w:val="20"/>
                <w:szCs w:val="20"/>
              </w:rPr>
            </w:pPr>
            <w:ins w:id="249" w:author="Jansen, Adam (US)" w:date="2026-06-17T08:30:00Z" w16du:dateUtc="2026-06-17T13:30:00Z">
              <w:r>
                <w:rPr>
                  <w:sz w:val="20"/>
                  <w:szCs w:val="20"/>
                </w:rPr>
                <w:t xml:space="preserve">Channel </w:t>
              </w:r>
            </w:ins>
            <w:ins w:id="250" w:author="Jansen, Adam (US)" w:date="2026-06-17T08:28:00Z" w16du:dateUtc="2026-06-17T13:28:00Z">
              <w:r>
                <w:rPr>
                  <w:sz w:val="20"/>
                  <w:szCs w:val="20"/>
                </w:rPr>
                <w:t>Status</w:t>
              </w:r>
            </w:ins>
          </w:p>
        </w:tc>
        <w:tc>
          <w:tcPr>
            <w:tcW w:w="5700" w:type="dxa"/>
            <w:tcPrChange w:id="251" w:author="Jansen, Adam (US)" w:date="2026-06-17T08:28:00Z" w16du:dateUtc="2026-06-17T13:28:00Z">
              <w:tcPr>
                <w:tcW w:w="3960" w:type="dxa"/>
              </w:tcPr>
            </w:tcPrChange>
          </w:tcPr>
          <w:p w14:paraId="5D119D5A" w14:textId="2CFAF8A5" w:rsidR="00015D9A" w:rsidRDefault="00015D9A" w:rsidP="00D851B1">
            <w:pPr>
              <w:rPr>
                <w:ins w:id="252" w:author="Jansen, Adam (US)" w:date="2026-06-17T08:27:00Z" w16du:dateUtc="2026-06-17T13:27:00Z"/>
                <w:sz w:val="20"/>
                <w:szCs w:val="20"/>
              </w:rPr>
            </w:pPr>
            <w:ins w:id="253" w:author="Jansen, Adam (US)" w:date="2026-06-17T08:27:00Z" w16du:dateUtc="2026-06-17T13:27:00Z">
              <w:r>
                <w:rPr>
                  <w:sz w:val="20"/>
                  <w:szCs w:val="20"/>
                </w:rPr>
                <w:t>00: Inactive</w:t>
              </w:r>
            </w:ins>
          </w:p>
          <w:p w14:paraId="003F3951" w14:textId="77777777" w:rsidR="00015D9A" w:rsidRDefault="00015D9A" w:rsidP="00D851B1">
            <w:pPr>
              <w:rPr>
                <w:ins w:id="254" w:author="Jansen, Adam (US)" w:date="2026-06-17T08:27:00Z" w16du:dateUtc="2026-06-17T13:27:00Z"/>
                <w:sz w:val="20"/>
                <w:szCs w:val="20"/>
              </w:rPr>
            </w:pPr>
            <w:ins w:id="255" w:author="Jansen, Adam (US)" w:date="2026-06-17T08:27:00Z" w16du:dateUtc="2026-06-17T13:27:00Z">
              <w:r>
                <w:rPr>
                  <w:sz w:val="20"/>
                  <w:szCs w:val="20"/>
                </w:rPr>
                <w:t>01: Active</w:t>
              </w:r>
            </w:ins>
          </w:p>
          <w:p w14:paraId="4E33F149" w14:textId="215ECBF9" w:rsidR="00015D9A" w:rsidRDefault="00015D9A" w:rsidP="00D851B1">
            <w:pPr>
              <w:rPr>
                <w:ins w:id="256" w:author="Jansen, Adam (US)" w:date="2026-06-17T08:27:00Z" w16du:dateUtc="2026-06-17T13:27:00Z"/>
                <w:sz w:val="20"/>
                <w:szCs w:val="20"/>
              </w:rPr>
            </w:pPr>
            <w:ins w:id="257" w:author="Jansen, Adam (US)" w:date="2026-06-17T08:27:00Z" w16du:dateUtc="2026-06-17T13:27:00Z">
              <w:r>
                <w:rPr>
                  <w:sz w:val="20"/>
                  <w:szCs w:val="20"/>
                </w:rPr>
                <w:t>02: Error/Fault</w:t>
              </w:r>
            </w:ins>
          </w:p>
          <w:p w14:paraId="4D983092" w14:textId="03E8E19D" w:rsidR="00015D9A" w:rsidRDefault="00015D9A" w:rsidP="00D851B1">
            <w:pPr>
              <w:rPr>
                <w:ins w:id="258" w:author="Jansen, Adam (US)" w:date="2026-06-17T08:26:00Z" w16du:dateUtc="2026-06-17T13:26:00Z"/>
                <w:sz w:val="20"/>
                <w:szCs w:val="20"/>
              </w:rPr>
            </w:pPr>
            <w:ins w:id="259" w:author="Jansen, Adam (US)" w:date="2026-06-17T08:27:00Z" w16du:dateUtc="2026-06-17T13:27:00Z">
              <w:r>
                <w:rPr>
                  <w:sz w:val="20"/>
                  <w:szCs w:val="20"/>
                </w:rPr>
                <w:t>03: Not available</w:t>
              </w:r>
            </w:ins>
          </w:p>
        </w:tc>
      </w:tr>
      <w:tr w:rsidR="00015D9A" w14:paraId="3EC5383A" w14:textId="77777777" w:rsidTr="00015D9A">
        <w:trPr>
          <w:ins w:id="260" w:author="Jansen, Adam (US)" w:date="2026-06-17T08:26:00Z"/>
        </w:trPr>
        <w:tc>
          <w:tcPr>
            <w:tcW w:w="1650" w:type="dxa"/>
            <w:tcPrChange w:id="261" w:author="Jansen, Adam (US)" w:date="2026-06-17T08:28:00Z" w16du:dateUtc="2026-06-17T13:28:00Z">
              <w:tcPr>
                <w:tcW w:w="1650" w:type="dxa"/>
              </w:tcPr>
            </w:tcPrChange>
          </w:tcPr>
          <w:p w14:paraId="1EEBCD51" w14:textId="5993CB09" w:rsidR="00015D9A" w:rsidRDefault="00015D9A" w:rsidP="00D851B1">
            <w:pPr>
              <w:jc w:val="center"/>
              <w:rPr>
                <w:ins w:id="262" w:author="Jansen, Adam (US)" w:date="2026-06-17T08:26:00Z" w16du:dateUtc="2026-06-17T13:26:00Z"/>
                <w:sz w:val="20"/>
                <w:szCs w:val="20"/>
              </w:rPr>
            </w:pPr>
            <w:ins w:id="263" w:author="Jansen, Adam (US)" w:date="2026-06-17T08:26:00Z" w16du:dateUtc="2026-06-17T13:26:00Z">
              <w:r>
                <w:rPr>
                  <w:sz w:val="20"/>
                  <w:szCs w:val="20"/>
                </w:rPr>
                <w:t>5</w:t>
              </w:r>
            </w:ins>
            <w:ins w:id="264" w:author="Jansen, Adam (US)" w:date="2026-06-17T08:28:00Z" w16du:dateUtc="2026-06-17T13:28:00Z">
              <w:r>
                <w:rPr>
                  <w:sz w:val="20"/>
                  <w:szCs w:val="20"/>
                </w:rPr>
                <w:t>:4</w:t>
              </w:r>
            </w:ins>
          </w:p>
        </w:tc>
        <w:tc>
          <w:tcPr>
            <w:tcW w:w="2220" w:type="dxa"/>
            <w:tcPrChange w:id="265" w:author="Jansen, Adam (US)" w:date="2026-06-17T08:28:00Z" w16du:dateUtc="2026-06-17T13:28:00Z">
              <w:tcPr>
                <w:tcW w:w="3960" w:type="dxa"/>
                <w:gridSpan w:val="2"/>
              </w:tcPr>
            </w:tcPrChange>
          </w:tcPr>
          <w:p w14:paraId="5BC09E3E" w14:textId="277CDF3C" w:rsidR="00015D9A" w:rsidRDefault="00015D9A" w:rsidP="00D851B1">
            <w:pPr>
              <w:rPr>
                <w:ins w:id="266" w:author="Jansen, Adam (US)" w:date="2026-06-17T08:28:00Z" w16du:dateUtc="2026-06-17T13:28:00Z"/>
                <w:sz w:val="20"/>
                <w:szCs w:val="20"/>
              </w:rPr>
            </w:pPr>
            <w:ins w:id="267" w:author="Jansen, Adam (US)" w:date="2026-06-17T08:28:00Z" w16du:dateUtc="2026-06-17T13:28:00Z">
              <w:r>
                <w:rPr>
                  <w:sz w:val="20"/>
                  <w:szCs w:val="20"/>
                </w:rPr>
                <w:t>Sensor Power Status</w:t>
              </w:r>
            </w:ins>
          </w:p>
        </w:tc>
        <w:tc>
          <w:tcPr>
            <w:tcW w:w="5700" w:type="dxa"/>
            <w:tcPrChange w:id="268" w:author="Jansen, Adam (US)" w:date="2026-06-17T08:28:00Z" w16du:dateUtc="2026-06-17T13:28:00Z">
              <w:tcPr>
                <w:tcW w:w="3960" w:type="dxa"/>
              </w:tcPr>
            </w:tcPrChange>
          </w:tcPr>
          <w:p w14:paraId="687EA95E" w14:textId="77777777" w:rsidR="00015D9A" w:rsidRDefault="00015D9A" w:rsidP="00015D9A">
            <w:pPr>
              <w:rPr>
                <w:ins w:id="269" w:author="Jansen, Adam (US)" w:date="2026-06-17T08:28:00Z" w16du:dateUtc="2026-06-17T13:28:00Z"/>
                <w:sz w:val="20"/>
                <w:szCs w:val="20"/>
              </w:rPr>
            </w:pPr>
            <w:ins w:id="270" w:author="Jansen, Adam (US)" w:date="2026-06-17T08:28:00Z" w16du:dateUtc="2026-06-17T13:28:00Z">
              <w:r>
                <w:rPr>
                  <w:sz w:val="20"/>
                  <w:szCs w:val="20"/>
                </w:rPr>
                <w:t>00: Inactive</w:t>
              </w:r>
            </w:ins>
          </w:p>
          <w:p w14:paraId="5E347727" w14:textId="77777777" w:rsidR="00015D9A" w:rsidRDefault="00015D9A" w:rsidP="00015D9A">
            <w:pPr>
              <w:rPr>
                <w:ins w:id="271" w:author="Jansen, Adam (US)" w:date="2026-06-17T08:28:00Z" w16du:dateUtc="2026-06-17T13:28:00Z"/>
                <w:sz w:val="20"/>
                <w:szCs w:val="20"/>
              </w:rPr>
            </w:pPr>
            <w:ins w:id="272" w:author="Jansen, Adam (US)" w:date="2026-06-17T08:28:00Z" w16du:dateUtc="2026-06-17T13:28:00Z">
              <w:r>
                <w:rPr>
                  <w:sz w:val="20"/>
                  <w:szCs w:val="20"/>
                </w:rPr>
                <w:t>01: Active</w:t>
              </w:r>
            </w:ins>
          </w:p>
          <w:p w14:paraId="1DCC049D" w14:textId="77777777" w:rsidR="00015D9A" w:rsidRDefault="00015D9A" w:rsidP="00015D9A">
            <w:pPr>
              <w:rPr>
                <w:ins w:id="273" w:author="Jansen, Adam (US)" w:date="2026-06-17T08:28:00Z" w16du:dateUtc="2026-06-17T13:28:00Z"/>
                <w:sz w:val="20"/>
                <w:szCs w:val="20"/>
              </w:rPr>
            </w:pPr>
            <w:ins w:id="274" w:author="Jansen, Adam (US)" w:date="2026-06-17T08:28:00Z" w16du:dateUtc="2026-06-17T13:28:00Z">
              <w:r>
                <w:rPr>
                  <w:sz w:val="20"/>
                  <w:szCs w:val="20"/>
                </w:rPr>
                <w:t>02: Error/Fault</w:t>
              </w:r>
            </w:ins>
          </w:p>
          <w:p w14:paraId="57306B53" w14:textId="36D9AEA9" w:rsidR="00015D9A" w:rsidRDefault="00015D9A" w:rsidP="00015D9A">
            <w:pPr>
              <w:rPr>
                <w:ins w:id="275" w:author="Jansen, Adam (US)" w:date="2026-06-17T08:26:00Z" w16du:dateUtc="2026-06-17T13:26:00Z"/>
                <w:sz w:val="20"/>
                <w:szCs w:val="20"/>
              </w:rPr>
            </w:pPr>
            <w:ins w:id="276" w:author="Jansen, Adam (US)" w:date="2026-06-17T08:28:00Z" w16du:dateUtc="2026-06-17T13:28:00Z">
              <w:r>
                <w:rPr>
                  <w:sz w:val="20"/>
                  <w:szCs w:val="20"/>
                </w:rPr>
                <w:t>03: Not available</w:t>
              </w:r>
            </w:ins>
          </w:p>
        </w:tc>
      </w:tr>
      <w:tr w:rsidR="00015D9A" w14:paraId="675FBB0C" w14:textId="77777777" w:rsidTr="00015D9A">
        <w:trPr>
          <w:ins w:id="277" w:author="Jansen, Adam (US)" w:date="2026-06-17T08:26:00Z"/>
        </w:trPr>
        <w:tc>
          <w:tcPr>
            <w:tcW w:w="1650" w:type="dxa"/>
            <w:tcPrChange w:id="278" w:author="Jansen, Adam (US)" w:date="2026-06-17T08:28:00Z" w16du:dateUtc="2026-06-17T13:28:00Z">
              <w:tcPr>
                <w:tcW w:w="1650" w:type="dxa"/>
              </w:tcPr>
            </w:tcPrChange>
          </w:tcPr>
          <w:p w14:paraId="33191595" w14:textId="2AF86A23" w:rsidR="00015D9A" w:rsidRDefault="00015D9A" w:rsidP="00D851B1">
            <w:pPr>
              <w:jc w:val="center"/>
              <w:rPr>
                <w:ins w:id="279" w:author="Jansen, Adam (US)" w:date="2026-06-17T08:26:00Z" w16du:dateUtc="2026-06-17T13:26:00Z"/>
                <w:sz w:val="20"/>
                <w:szCs w:val="20"/>
              </w:rPr>
            </w:pPr>
            <w:ins w:id="280" w:author="Jansen, Adam (US)" w:date="2026-06-17T08:26:00Z" w16du:dateUtc="2026-06-17T13:26:00Z">
              <w:r>
                <w:rPr>
                  <w:sz w:val="20"/>
                  <w:szCs w:val="20"/>
                </w:rPr>
                <w:t>3</w:t>
              </w:r>
            </w:ins>
            <w:ins w:id="281" w:author="Jansen, Adam (US)" w:date="2026-06-17T08:29:00Z" w16du:dateUtc="2026-06-17T13:29:00Z">
              <w:r>
                <w:rPr>
                  <w:sz w:val="20"/>
                  <w:szCs w:val="20"/>
                </w:rPr>
                <w:t>:2</w:t>
              </w:r>
            </w:ins>
          </w:p>
        </w:tc>
        <w:tc>
          <w:tcPr>
            <w:tcW w:w="2220" w:type="dxa"/>
            <w:tcPrChange w:id="282" w:author="Jansen, Adam (US)" w:date="2026-06-17T08:28:00Z" w16du:dateUtc="2026-06-17T13:28:00Z">
              <w:tcPr>
                <w:tcW w:w="3960" w:type="dxa"/>
                <w:gridSpan w:val="2"/>
              </w:tcPr>
            </w:tcPrChange>
          </w:tcPr>
          <w:p w14:paraId="7CB3BBEE" w14:textId="04AB86A9" w:rsidR="00015D9A" w:rsidRDefault="00015D9A" w:rsidP="00D851B1">
            <w:pPr>
              <w:rPr>
                <w:ins w:id="283" w:author="Jansen, Adam (US)" w:date="2026-06-17T08:28:00Z" w16du:dateUtc="2026-06-17T13:28:00Z"/>
                <w:sz w:val="20"/>
                <w:szCs w:val="20"/>
              </w:rPr>
            </w:pPr>
            <w:ins w:id="284" w:author="Jansen, Adam (US)" w:date="2026-06-17T08:29:00Z" w16du:dateUtc="2026-06-17T13:29:00Z">
              <w:r>
                <w:rPr>
                  <w:sz w:val="20"/>
                  <w:szCs w:val="20"/>
                </w:rPr>
                <w:t>Soft switch status</w:t>
              </w:r>
            </w:ins>
          </w:p>
        </w:tc>
        <w:tc>
          <w:tcPr>
            <w:tcW w:w="5700" w:type="dxa"/>
            <w:tcPrChange w:id="285" w:author="Jansen, Adam (US)" w:date="2026-06-17T08:28:00Z" w16du:dateUtc="2026-06-17T13:28:00Z">
              <w:tcPr>
                <w:tcW w:w="3960" w:type="dxa"/>
              </w:tcPr>
            </w:tcPrChange>
          </w:tcPr>
          <w:p w14:paraId="44B49298" w14:textId="77777777" w:rsidR="00015D9A" w:rsidRDefault="00015D9A" w:rsidP="00015D9A">
            <w:pPr>
              <w:rPr>
                <w:ins w:id="286" w:author="Jansen, Adam (US)" w:date="2026-06-17T08:29:00Z" w16du:dateUtc="2026-06-17T13:29:00Z"/>
                <w:sz w:val="20"/>
                <w:szCs w:val="20"/>
              </w:rPr>
            </w:pPr>
            <w:ins w:id="287" w:author="Jansen, Adam (US)" w:date="2026-06-17T08:29:00Z" w16du:dateUtc="2026-06-17T13:29:00Z">
              <w:r>
                <w:rPr>
                  <w:sz w:val="20"/>
                  <w:szCs w:val="20"/>
                </w:rPr>
                <w:t>00: Inactive</w:t>
              </w:r>
            </w:ins>
          </w:p>
          <w:p w14:paraId="5E68A716" w14:textId="77777777" w:rsidR="00015D9A" w:rsidRDefault="00015D9A" w:rsidP="00015D9A">
            <w:pPr>
              <w:rPr>
                <w:ins w:id="288" w:author="Jansen, Adam (US)" w:date="2026-06-17T08:29:00Z" w16du:dateUtc="2026-06-17T13:29:00Z"/>
                <w:sz w:val="20"/>
                <w:szCs w:val="20"/>
              </w:rPr>
            </w:pPr>
            <w:ins w:id="289" w:author="Jansen, Adam (US)" w:date="2026-06-17T08:29:00Z" w16du:dateUtc="2026-06-17T13:29:00Z">
              <w:r>
                <w:rPr>
                  <w:sz w:val="20"/>
                  <w:szCs w:val="20"/>
                </w:rPr>
                <w:t>01: Active</w:t>
              </w:r>
            </w:ins>
          </w:p>
          <w:p w14:paraId="6FDED6F9" w14:textId="77777777" w:rsidR="00015D9A" w:rsidRDefault="00015D9A" w:rsidP="00015D9A">
            <w:pPr>
              <w:rPr>
                <w:ins w:id="290" w:author="Jansen, Adam (US)" w:date="2026-06-17T08:29:00Z" w16du:dateUtc="2026-06-17T13:29:00Z"/>
                <w:sz w:val="20"/>
                <w:szCs w:val="20"/>
              </w:rPr>
            </w:pPr>
            <w:ins w:id="291" w:author="Jansen, Adam (US)" w:date="2026-06-17T08:29:00Z" w16du:dateUtc="2026-06-17T13:29:00Z">
              <w:r>
                <w:rPr>
                  <w:sz w:val="20"/>
                  <w:szCs w:val="20"/>
                </w:rPr>
                <w:t>02: Error/Fault</w:t>
              </w:r>
            </w:ins>
          </w:p>
          <w:p w14:paraId="645DB99D" w14:textId="52EA0272" w:rsidR="00015D9A" w:rsidRDefault="00015D9A" w:rsidP="00015D9A">
            <w:pPr>
              <w:rPr>
                <w:ins w:id="292" w:author="Jansen, Adam (US)" w:date="2026-06-17T08:26:00Z" w16du:dateUtc="2026-06-17T13:26:00Z"/>
                <w:sz w:val="20"/>
                <w:szCs w:val="20"/>
              </w:rPr>
            </w:pPr>
            <w:ins w:id="293" w:author="Jansen, Adam (US)" w:date="2026-06-17T08:29:00Z" w16du:dateUtc="2026-06-17T13:29:00Z">
              <w:r>
                <w:rPr>
                  <w:sz w:val="20"/>
                  <w:szCs w:val="20"/>
                </w:rPr>
                <w:t>03: Not available</w:t>
              </w:r>
            </w:ins>
          </w:p>
        </w:tc>
      </w:tr>
      <w:tr w:rsidR="00015D9A" w14:paraId="6BEF3A0C" w14:textId="77777777" w:rsidTr="00015D9A">
        <w:trPr>
          <w:ins w:id="294" w:author="Jansen, Adam (US)" w:date="2026-06-17T08:26:00Z"/>
        </w:trPr>
        <w:tc>
          <w:tcPr>
            <w:tcW w:w="1650" w:type="dxa"/>
            <w:tcPrChange w:id="295" w:author="Jansen, Adam (US)" w:date="2026-06-17T08:28:00Z" w16du:dateUtc="2026-06-17T13:28:00Z">
              <w:tcPr>
                <w:tcW w:w="1650" w:type="dxa"/>
              </w:tcPr>
            </w:tcPrChange>
          </w:tcPr>
          <w:p w14:paraId="4C935353" w14:textId="247A525A" w:rsidR="00015D9A" w:rsidRDefault="00015D9A" w:rsidP="00D851B1">
            <w:pPr>
              <w:jc w:val="center"/>
              <w:rPr>
                <w:ins w:id="296" w:author="Jansen, Adam (US)" w:date="2026-06-17T08:26:00Z" w16du:dateUtc="2026-06-17T13:26:00Z"/>
                <w:sz w:val="20"/>
                <w:szCs w:val="20"/>
              </w:rPr>
            </w:pPr>
            <w:ins w:id="297" w:author="Jansen, Adam (US)" w:date="2026-06-17T08:26:00Z" w16du:dateUtc="2026-06-17T13:26:00Z">
              <w:r>
                <w:rPr>
                  <w:sz w:val="20"/>
                  <w:szCs w:val="20"/>
                </w:rPr>
                <w:t>1</w:t>
              </w:r>
            </w:ins>
          </w:p>
        </w:tc>
        <w:tc>
          <w:tcPr>
            <w:tcW w:w="2220" w:type="dxa"/>
            <w:tcPrChange w:id="298" w:author="Jansen, Adam (US)" w:date="2026-06-17T08:28:00Z" w16du:dateUtc="2026-06-17T13:28:00Z">
              <w:tcPr>
                <w:tcW w:w="3960" w:type="dxa"/>
                <w:gridSpan w:val="2"/>
              </w:tcPr>
            </w:tcPrChange>
          </w:tcPr>
          <w:p w14:paraId="055BE737" w14:textId="339F1435" w:rsidR="00015D9A" w:rsidRDefault="00015D9A" w:rsidP="00D851B1">
            <w:pPr>
              <w:rPr>
                <w:ins w:id="299" w:author="Jansen, Adam (US)" w:date="2026-06-17T08:28:00Z" w16du:dateUtc="2026-06-17T13:28:00Z"/>
                <w:sz w:val="20"/>
                <w:szCs w:val="20"/>
              </w:rPr>
            </w:pPr>
            <w:ins w:id="300" w:author="Jansen, Adam (US)" w:date="2026-06-17T08:29:00Z" w16du:dateUtc="2026-06-17T13:29:00Z">
              <w:r>
                <w:rPr>
                  <w:sz w:val="20"/>
                  <w:szCs w:val="20"/>
                </w:rPr>
                <w:t>Paused</w:t>
              </w:r>
            </w:ins>
          </w:p>
        </w:tc>
        <w:tc>
          <w:tcPr>
            <w:tcW w:w="5700" w:type="dxa"/>
            <w:tcPrChange w:id="301" w:author="Jansen, Adam (US)" w:date="2026-06-17T08:28:00Z" w16du:dateUtc="2026-06-17T13:28:00Z">
              <w:tcPr>
                <w:tcW w:w="3960" w:type="dxa"/>
              </w:tcPr>
            </w:tcPrChange>
          </w:tcPr>
          <w:p w14:paraId="3DAAE349" w14:textId="5C2CC2C2" w:rsidR="00015D9A" w:rsidRDefault="00015D9A" w:rsidP="00D851B1">
            <w:pPr>
              <w:rPr>
                <w:ins w:id="302" w:author="Jansen, Adam (US)" w:date="2026-06-17T08:29:00Z" w16du:dateUtc="2026-06-17T13:29:00Z"/>
                <w:sz w:val="20"/>
                <w:szCs w:val="20"/>
              </w:rPr>
            </w:pPr>
            <w:ins w:id="303" w:author="Jansen, Adam (US)" w:date="2026-06-17T08:29:00Z" w16du:dateUtc="2026-06-17T13:29:00Z">
              <w:r>
                <w:rPr>
                  <w:sz w:val="20"/>
                  <w:szCs w:val="20"/>
                </w:rPr>
                <w:t>0: Not paused</w:t>
              </w:r>
            </w:ins>
          </w:p>
          <w:p w14:paraId="4AF06634" w14:textId="3A683AB2" w:rsidR="00015D9A" w:rsidRDefault="00015D9A" w:rsidP="00D851B1">
            <w:pPr>
              <w:rPr>
                <w:ins w:id="304" w:author="Jansen, Adam (US)" w:date="2026-06-17T08:26:00Z" w16du:dateUtc="2026-06-17T13:26:00Z"/>
                <w:sz w:val="20"/>
                <w:szCs w:val="20"/>
              </w:rPr>
            </w:pPr>
            <w:ins w:id="305" w:author="Jansen, Adam (US)" w:date="2026-06-17T08:29:00Z" w16du:dateUtc="2026-06-17T13:29:00Z">
              <w:r>
                <w:rPr>
                  <w:sz w:val="20"/>
                  <w:szCs w:val="20"/>
                </w:rPr>
                <w:t>1: Paused</w:t>
              </w:r>
            </w:ins>
          </w:p>
        </w:tc>
      </w:tr>
      <w:tr w:rsidR="00015D9A" w14:paraId="39665ACF" w14:textId="77777777" w:rsidTr="00015D9A">
        <w:trPr>
          <w:ins w:id="306" w:author="Jansen, Adam (US)" w:date="2026-06-17T08:26:00Z"/>
        </w:trPr>
        <w:tc>
          <w:tcPr>
            <w:tcW w:w="1650" w:type="dxa"/>
            <w:tcPrChange w:id="307" w:author="Jansen, Adam (US)" w:date="2026-06-17T08:28:00Z" w16du:dateUtc="2026-06-17T13:28:00Z">
              <w:tcPr>
                <w:tcW w:w="1650" w:type="dxa"/>
              </w:tcPr>
            </w:tcPrChange>
          </w:tcPr>
          <w:p w14:paraId="5392C35D" w14:textId="1D388F86" w:rsidR="00015D9A" w:rsidRDefault="00015D9A" w:rsidP="00D851B1">
            <w:pPr>
              <w:jc w:val="center"/>
              <w:rPr>
                <w:ins w:id="308" w:author="Jansen, Adam (US)" w:date="2026-06-17T08:26:00Z" w16du:dateUtc="2026-06-17T13:26:00Z"/>
                <w:sz w:val="20"/>
                <w:szCs w:val="20"/>
              </w:rPr>
            </w:pPr>
            <w:ins w:id="309" w:author="Jansen, Adam (US)" w:date="2026-06-17T08:26:00Z" w16du:dateUtc="2026-06-17T13:26:00Z">
              <w:r>
                <w:rPr>
                  <w:sz w:val="20"/>
                  <w:szCs w:val="20"/>
                </w:rPr>
                <w:t>0</w:t>
              </w:r>
            </w:ins>
          </w:p>
        </w:tc>
        <w:tc>
          <w:tcPr>
            <w:tcW w:w="2220" w:type="dxa"/>
            <w:tcPrChange w:id="310" w:author="Jansen, Adam (US)" w:date="2026-06-17T08:28:00Z" w16du:dateUtc="2026-06-17T13:28:00Z">
              <w:tcPr>
                <w:tcW w:w="3960" w:type="dxa"/>
                <w:gridSpan w:val="2"/>
              </w:tcPr>
            </w:tcPrChange>
          </w:tcPr>
          <w:p w14:paraId="76A6157D" w14:textId="594FE7FE" w:rsidR="00015D9A" w:rsidRDefault="00015D9A" w:rsidP="00D851B1">
            <w:pPr>
              <w:rPr>
                <w:ins w:id="311" w:author="Jansen, Adam (US)" w:date="2026-06-17T08:28:00Z" w16du:dateUtc="2026-06-17T13:28:00Z"/>
                <w:sz w:val="20"/>
                <w:szCs w:val="20"/>
              </w:rPr>
            </w:pPr>
            <w:ins w:id="312" w:author="Jansen, Adam (US)" w:date="2026-06-17T08:29:00Z" w16du:dateUtc="2026-06-17T13:29:00Z">
              <w:r>
                <w:rPr>
                  <w:sz w:val="20"/>
                  <w:szCs w:val="20"/>
                </w:rPr>
                <w:t>Reserved</w:t>
              </w:r>
            </w:ins>
          </w:p>
        </w:tc>
        <w:tc>
          <w:tcPr>
            <w:tcW w:w="5700" w:type="dxa"/>
            <w:tcPrChange w:id="313" w:author="Jansen, Adam (US)" w:date="2026-06-17T08:28:00Z" w16du:dateUtc="2026-06-17T13:28:00Z">
              <w:tcPr>
                <w:tcW w:w="3960" w:type="dxa"/>
              </w:tcPr>
            </w:tcPrChange>
          </w:tcPr>
          <w:p w14:paraId="405D9AEE" w14:textId="50061D53" w:rsidR="00015D9A" w:rsidRDefault="00015D9A" w:rsidP="00D851B1">
            <w:pPr>
              <w:rPr>
                <w:ins w:id="314" w:author="Jansen, Adam (US)" w:date="2026-06-17T08:26:00Z" w16du:dateUtc="2026-06-17T13:26:00Z"/>
                <w:sz w:val="20"/>
                <w:szCs w:val="20"/>
              </w:rPr>
            </w:pPr>
            <w:ins w:id="315" w:author="Jansen, Adam (US)" w:date="2026-06-17T08:29:00Z" w16du:dateUtc="2026-06-17T13:29:00Z">
              <w:r>
                <w:rPr>
                  <w:sz w:val="20"/>
                  <w:szCs w:val="20"/>
                </w:rPr>
                <w:t>Always 0</w:t>
              </w:r>
            </w:ins>
          </w:p>
        </w:tc>
      </w:tr>
    </w:tbl>
    <w:p w14:paraId="65BD1A20" w14:textId="77777777" w:rsidR="00015D9A" w:rsidRDefault="00015D9A" w:rsidP="005C7189"/>
    <w:p w14:paraId="45195BB1" w14:textId="44865E56" w:rsidR="008C37A9" w:rsidRDefault="008C37A9" w:rsidP="008C37A9">
      <w:pPr>
        <w:pStyle w:val="Heading2"/>
      </w:pPr>
      <w:bookmarkStart w:id="316" w:name="_Toc226546736"/>
      <w:r>
        <w:t>Command 0x1001: ECP_CMD_IO_WRITE</w:t>
      </w:r>
      <w:bookmarkEnd w:id="316"/>
    </w:p>
    <w:p w14:paraId="78DF5F40" w14:textId="2C236995" w:rsidR="008C37A9" w:rsidRPr="00E61913" w:rsidRDefault="008C37A9" w:rsidP="008C37A9">
      <w:r>
        <w:t>Set the value of an output channel. Interpretation of value depends on the channel type and configured mode.</w:t>
      </w:r>
    </w:p>
    <w:tbl>
      <w:tblPr>
        <w:tblStyle w:val="GridTable5Dark-Accent1"/>
        <w:tblW w:w="0" w:type="auto"/>
        <w:jc w:val="center"/>
        <w:tblLook w:val="0680" w:firstRow="0" w:lastRow="0" w:firstColumn="1" w:lastColumn="0" w:noHBand="1" w:noVBand="1"/>
      </w:tblPr>
      <w:tblGrid>
        <w:gridCol w:w="3235"/>
        <w:gridCol w:w="6115"/>
      </w:tblGrid>
      <w:tr w:rsidR="008C37A9" w14:paraId="50DDDC0F"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C56252B" w14:textId="77777777" w:rsidR="008C37A9" w:rsidRDefault="008C37A9" w:rsidP="00D851B1">
            <w:r>
              <w:t>Command ID</w:t>
            </w:r>
          </w:p>
        </w:tc>
        <w:tc>
          <w:tcPr>
            <w:tcW w:w="6115" w:type="dxa"/>
          </w:tcPr>
          <w:p w14:paraId="7FDCB377" w14:textId="3C097873" w:rsidR="008C37A9" w:rsidRDefault="008C37A9" w:rsidP="00D851B1">
            <w:pPr>
              <w:cnfStyle w:val="000000000000" w:firstRow="0" w:lastRow="0" w:firstColumn="0" w:lastColumn="0" w:oddVBand="0" w:evenVBand="0" w:oddHBand="0" w:evenHBand="0" w:firstRowFirstColumn="0" w:firstRowLastColumn="0" w:lastRowFirstColumn="0" w:lastRowLastColumn="0"/>
            </w:pPr>
            <w:r>
              <w:t>0x1001</w:t>
            </w:r>
          </w:p>
        </w:tc>
      </w:tr>
      <w:tr w:rsidR="008C37A9" w14:paraId="6E45848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A5000CA" w14:textId="77777777" w:rsidR="008C37A9" w:rsidRDefault="008C37A9" w:rsidP="00D851B1">
            <w:r>
              <w:t>Name</w:t>
            </w:r>
          </w:p>
        </w:tc>
        <w:tc>
          <w:tcPr>
            <w:tcW w:w="6115" w:type="dxa"/>
          </w:tcPr>
          <w:p w14:paraId="1A3B4151" w14:textId="69DF1366" w:rsidR="008C37A9" w:rsidRDefault="008C37A9" w:rsidP="00D851B1">
            <w:pPr>
              <w:cnfStyle w:val="000000000000" w:firstRow="0" w:lastRow="0" w:firstColumn="0" w:lastColumn="0" w:oddVBand="0" w:evenVBand="0" w:oddHBand="0" w:evenHBand="0" w:firstRowFirstColumn="0" w:firstRowLastColumn="0" w:lastRowFirstColumn="0" w:lastRowLastColumn="0"/>
            </w:pPr>
            <w:r>
              <w:t>Write channel state</w:t>
            </w:r>
          </w:p>
        </w:tc>
      </w:tr>
      <w:tr w:rsidR="008C37A9" w14:paraId="77A7843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BFA59E0" w14:textId="77777777" w:rsidR="008C37A9" w:rsidRDefault="008C37A9" w:rsidP="00D851B1">
            <w:r>
              <w:t>Command revision</w:t>
            </w:r>
          </w:p>
        </w:tc>
        <w:tc>
          <w:tcPr>
            <w:tcW w:w="6115" w:type="dxa"/>
          </w:tcPr>
          <w:p w14:paraId="4E56EBF9" w14:textId="77777777" w:rsidR="008C37A9" w:rsidRDefault="008C37A9" w:rsidP="00D851B1">
            <w:pPr>
              <w:cnfStyle w:val="000000000000" w:firstRow="0" w:lastRow="0" w:firstColumn="0" w:lastColumn="0" w:oddVBand="0" w:evenVBand="0" w:oddHBand="0" w:evenHBand="0" w:firstRowFirstColumn="0" w:firstRowLastColumn="0" w:lastRowFirstColumn="0" w:lastRowLastColumn="0"/>
            </w:pPr>
            <w:r>
              <w:t>1</w:t>
            </w:r>
          </w:p>
        </w:tc>
      </w:tr>
      <w:tr w:rsidR="008C37A9" w14:paraId="03A7250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0878313" w14:textId="77777777" w:rsidR="008C37A9" w:rsidRDefault="008C37A9" w:rsidP="00D851B1">
            <w:r>
              <w:lastRenderedPageBreak/>
              <w:t>Request payload format</w:t>
            </w:r>
          </w:p>
        </w:tc>
        <w:tc>
          <w:tcPr>
            <w:tcW w:w="6115" w:type="dxa"/>
          </w:tcPr>
          <w:p w14:paraId="19BC5522" w14:textId="77777777" w:rsidR="008C37A9" w:rsidRDefault="008C37A9"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struct {</w:t>
            </w:r>
          </w:p>
          <w:p w14:paraId="691ABC1C" w14:textId="34802A28" w:rsidR="008C37A9"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8C37A9">
              <w:rPr>
                <w:rFonts w:ascii="Aptos Mono" w:hAnsi="Aptos Mono"/>
                <w:sz w:val="20"/>
                <w:szCs w:val="20"/>
              </w:rPr>
              <w:t>uint8_t ch;</w:t>
            </w:r>
          </w:p>
          <w:p w14:paraId="4B2B7BFE" w14:textId="6B8F2DB4" w:rsidR="00E72B6F"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E72B6F">
              <w:rPr>
                <w:rFonts w:ascii="Aptos Mono" w:hAnsi="Aptos Mono"/>
                <w:sz w:val="20"/>
                <w:szCs w:val="20"/>
              </w:rPr>
              <w:t>int32_t value;</w:t>
            </w:r>
          </w:p>
          <w:p w14:paraId="41AF784E" w14:textId="77777777" w:rsidR="008C37A9" w:rsidRPr="005C63ED" w:rsidRDefault="008C37A9"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w:t>
            </w:r>
          </w:p>
        </w:tc>
      </w:tr>
      <w:tr w:rsidR="008C37A9" w14:paraId="48F83C8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E44251B" w14:textId="77777777" w:rsidR="008C37A9" w:rsidRDefault="008C37A9" w:rsidP="00D851B1">
            <w:r>
              <w:t>Response payload format</w:t>
            </w:r>
          </w:p>
        </w:tc>
        <w:tc>
          <w:tcPr>
            <w:tcW w:w="6115" w:type="dxa"/>
          </w:tcPr>
          <w:p w14:paraId="245416B7" w14:textId="0D752374" w:rsidR="008C37A9" w:rsidRPr="005C63ED" w:rsidRDefault="00E72B6F" w:rsidP="00D851B1">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8C37A9" w14:paraId="08FC0C31"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636DCE8" w14:textId="77777777" w:rsidR="008C37A9" w:rsidRDefault="008C37A9" w:rsidP="00D851B1">
            <w:r>
              <w:t>Required features</w:t>
            </w:r>
          </w:p>
        </w:tc>
        <w:tc>
          <w:tcPr>
            <w:tcW w:w="6115" w:type="dxa"/>
          </w:tcPr>
          <w:p w14:paraId="31C5B6A1" w14:textId="77777777" w:rsidR="008C37A9" w:rsidRPr="001109B9" w:rsidRDefault="008C37A9" w:rsidP="00D851B1">
            <w:pPr>
              <w:cnfStyle w:val="000000000000" w:firstRow="0" w:lastRow="0" w:firstColumn="0" w:lastColumn="0" w:oddVBand="0" w:evenVBand="0" w:oddHBand="0" w:evenHBand="0" w:firstRowFirstColumn="0" w:firstRowLastColumn="0" w:lastRowFirstColumn="0" w:lastRowLastColumn="0"/>
            </w:pPr>
            <w:r w:rsidRPr="001109B9">
              <w:t>ECP_FEATURE_CH_IO</w:t>
            </w:r>
          </w:p>
        </w:tc>
      </w:tr>
      <w:tr w:rsidR="008C37A9" w14:paraId="46A5AD8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86C7523" w14:textId="77777777" w:rsidR="008C37A9" w:rsidRDefault="008C37A9" w:rsidP="00D851B1">
            <w:r>
              <w:t>Availability</w:t>
            </w:r>
          </w:p>
        </w:tc>
        <w:tc>
          <w:tcPr>
            <w:tcW w:w="6115" w:type="dxa"/>
          </w:tcPr>
          <w:p w14:paraId="3DDA6BC3" w14:textId="77777777" w:rsidR="008C37A9" w:rsidRDefault="008C37A9" w:rsidP="008C37A9">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5D0C9464" w14:textId="7F64DF05" w:rsidR="008C37A9" w:rsidRPr="00E04E1D" w:rsidRDefault="008C37A9" w:rsidP="008C37A9">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23976769" w14:textId="77777777" w:rsidR="00137E57" w:rsidRDefault="00137E57" w:rsidP="00137E57"/>
    <w:tbl>
      <w:tblPr>
        <w:tblStyle w:val="ListTable2-Accent1"/>
        <w:tblW w:w="0" w:type="auto"/>
        <w:tblInd w:w="1850" w:type="dxa"/>
        <w:tblLook w:val="0620" w:firstRow="1" w:lastRow="0" w:firstColumn="0" w:lastColumn="0" w:noHBand="1" w:noVBand="1"/>
      </w:tblPr>
      <w:tblGrid>
        <w:gridCol w:w="1650"/>
        <w:gridCol w:w="2400"/>
        <w:gridCol w:w="1620"/>
      </w:tblGrid>
      <w:tr w:rsidR="00137E57" w14:paraId="1098CA03"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1650" w:type="dxa"/>
          </w:tcPr>
          <w:p w14:paraId="025C678B" w14:textId="77777777" w:rsidR="00137E57" w:rsidRDefault="00137E57" w:rsidP="00D851B1">
            <w:r>
              <w:t>Mode</w:t>
            </w:r>
          </w:p>
        </w:tc>
        <w:tc>
          <w:tcPr>
            <w:tcW w:w="2400" w:type="dxa"/>
          </w:tcPr>
          <w:p w14:paraId="2DFCF5F8" w14:textId="2A009763" w:rsidR="00137E57" w:rsidRDefault="00137E57" w:rsidP="00D851B1">
            <w:r>
              <w:t>Value</w:t>
            </w:r>
          </w:p>
        </w:tc>
        <w:tc>
          <w:tcPr>
            <w:tcW w:w="1620" w:type="dxa"/>
          </w:tcPr>
          <w:p w14:paraId="5C7506F5" w14:textId="2A60C774" w:rsidR="00137E57" w:rsidRDefault="00137E57" w:rsidP="00D851B1">
            <w:r>
              <w:t>Units</w:t>
            </w:r>
          </w:p>
        </w:tc>
      </w:tr>
      <w:tr w:rsidR="00137E57" w14:paraId="046E5F1A" w14:textId="77777777" w:rsidTr="000C4F97">
        <w:tc>
          <w:tcPr>
            <w:tcW w:w="1650" w:type="dxa"/>
          </w:tcPr>
          <w:p w14:paraId="508A82DF" w14:textId="77777777" w:rsidR="00137E57" w:rsidRDefault="00137E57" w:rsidP="00D851B1">
            <w:pPr>
              <w:jc w:val="center"/>
              <w:rPr>
                <w:sz w:val="20"/>
                <w:szCs w:val="20"/>
              </w:rPr>
            </w:pPr>
            <w:r>
              <w:rPr>
                <w:sz w:val="20"/>
                <w:szCs w:val="20"/>
              </w:rPr>
              <w:t>Disable</w:t>
            </w:r>
          </w:p>
        </w:tc>
        <w:tc>
          <w:tcPr>
            <w:tcW w:w="2400" w:type="dxa"/>
          </w:tcPr>
          <w:p w14:paraId="6CCB7E2D" w14:textId="39A96607" w:rsidR="00137E57" w:rsidRDefault="00137E57" w:rsidP="00137E57">
            <w:pPr>
              <w:jc w:val="both"/>
              <w:rPr>
                <w:sz w:val="20"/>
                <w:szCs w:val="20"/>
              </w:rPr>
            </w:pPr>
            <w:r>
              <w:rPr>
                <w:sz w:val="20"/>
                <w:szCs w:val="20"/>
              </w:rPr>
              <w:t>Ignored</w:t>
            </w:r>
          </w:p>
        </w:tc>
        <w:tc>
          <w:tcPr>
            <w:tcW w:w="1620" w:type="dxa"/>
          </w:tcPr>
          <w:p w14:paraId="55B46408" w14:textId="32BBF4E8" w:rsidR="00137E57" w:rsidRDefault="00137E57" w:rsidP="00D851B1">
            <w:pPr>
              <w:rPr>
                <w:sz w:val="20"/>
                <w:szCs w:val="20"/>
              </w:rPr>
            </w:pPr>
          </w:p>
        </w:tc>
      </w:tr>
      <w:tr w:rsidR="00137E57" w14:paraId="74EBA183" w14:textId="77777777" w:rsidTr="000C4F97">
        <w:tc>
          <w:tcPr>
            <w:tcW w:w="1650" w:type="dxa"/>
          </w:tcPr>
          <w:p w14:paraId="194313E8" w14:textId="77777777" w:rsidR="00137E57" w:rsidRDefault="00137E57" w:rsidP="00D851B1">
            <w:pPr>
              <w:jc w:val="center"/>
              <w:rPr>
                <w:sz w:val="20"/>
                <w:szCs w:val="20"/>
              </w:rPr>
            </w:pPr>
            <w:r>
              <w:rPr>
                <w:sz w:val="20"/>
                <w:szCs w:val="20"/>
              </w:rPr>
              <w:t>PWMOUT</w:t>
            </w:r>
          </w:p>
        </w:tc>
        <w:tc>
          <w:tcPr>
            <w:tcW w:w="2400" w:type="dxa"/>
          </w:tcPr>
          <w:p w14:paraId="3D5F6C3F" w14:textId="0C6BF7C4" w:rsidR="00137E57" w:rsidRPr="001D01B3" w:rsidRDefault="00137E57" w:rsidP="00137E57">
            <w:pPr>
              <w:jc w:val="both"/>
              <w:rPr>
                <w:sz w:val="20"/>
                <w:szCs w:val="20"/>
              </w:rPr>
            </w:pPr>
            <w:r>
              <w:rPr>
                <w:sz w:val="20"/>
                <w:szCs w:val="20"/>
              </w:rPr>
              <w:t>Commanded duty cycle</w:t>
            </w:r>
          </w:p>
        </w:tc>
        <w:tc>
          <w:tcPr>
            <w:tcW w:w="1620" w:type="dxa"/>
          </w:tcPr>
          <w:p w14:paraId="10C872DF" w14:textId="7410DCC1" w:rsidR="00137E57" w:rsidRDefault="00137E57" w:rsidP="00D851B1">
            <w:pPr>
              <w:rPr>
                <w:sz w:val="20"/>
                <w:szCs w:val="20"/>
              </w:rPr>
            </w:pPr>
            <w:r>
              <w:rPr>
                <w:sz w:val="20"/>
                <w:szCs w:val="20"/>
              </w:rPr>
              <w:t>0 – 10000</w:t>
            </w:r>
          </w:p>
        </w:tc>
      </w:tr>
      <w:tr w:rsidR="00137E57" w14:paraId="048204FF" w14:textId="77777777" w:rsidTr="000C4F97">
        <w:tc>
          <w:tcPr>
            <w:tcW w:w="1650" w:type="dxa"/>
          </w:tcPr>
          <w:p w14:paraId="0EA009E4" w14:textId="77777777" w:rsidR="00137E57" w:rsidRDefault="00137E57" w:rsidP="00D851B1">
            <w:pPr>
              <w:jc w:val="center"/>
              <w:rPr>
                <w:sz w:val="20"/>
                <w:szCs w:val="20"/>
              </w:rPr>
            </w:pPr>
            <w:r>
              <w:rPr>
                <w:sz w:val="20"/>
                <w:szCs w:val="20"/>
              </w:rPr>
              <w:t>PWMIOUT</w:t>
            </w:r>
          </w:p>
        </w:tc>
        <w:tc>
          <w:tcPr>
            <w:tcW w:w="2400" w:type="dxa"/>
          </w:tcPr>
          <w:p w14:paraId="2CA82780" w14:textId="27EC6A94" w:rsidR="00137E57" w:rsidRDefault="00137E57" w:rsidP="00137E57">
            <w:pPr>
              <w:jc w:val="both"/>
              <w:rPr>
                <w:sz w:val="20"/>
                <w:szCs w:val="20"/>
              </w:rPr>
            </w:pPr>
            <w:r>
              <w:rPr>
                <w:sz w:val="20"/>
                <w:szCs w:val="20"/>
              </w:rPr>
              <w:t>Setpoint</w:t>
            </w:r>
          </w:p>
        </w:tc>
        <w:tc>
          <w:tcPr>
            <w:tcW w:w="1620" w:type="dxa"/>
          </w:tcPr>
          <w:p w14:paraId="4A0031C4" w14:textId="3133E16F" w:rsidR="00137E57" w:rsidRDefault="00137E57" w:rsidP="00D851B1">
            <w:pPr>
              <w:rPr>
                <w:sz w:val="20"/>
                <w:szCs w:val="20"/>
              </w:rPr>
            </w:pPr>
            <w:r>
              <w:rPr>
                <w:sz w:val="20"/>
                <w:szCs w:val="20"/>
              </w:rPr>
              <w:t>mA</w:t>
            </w:r>
          </w:p>
        </w:tc>
      </w:tr>
      <w:tr w:rsidR="00137E57" w14:paraId="10FDE384" w14:textId="77777777" w:rsidTr="000C4F97">
        <w:tc>
          <w:tcPr>
            <w:tcW w:w="1650" w:type="dxa"/>
          </w:tcPr>
          <w:p w14:paraId="0B06677B" w14:textId="77777777" w:rsidR="00137E57" w:rsidRDefault="00137E57" w:rsidP="00D851B1">
            <w:pPr>
              <w:jc w:val="center"/>
              <w:rPr>
                <w:sz w:val="20"/>
                <w:szCs w:val="20"/>
              </w:rPr>
            </w:pPr>
            <w:r>
              <w:rPr>
                <w:sz w:val="20"/>
                <w:szCs w:val="20"/>
              </w:rPr>
              <w:t>DIN_POS</w:t>
            </w:r>
          </w:p>
        </w:tc>
        <w:tc>
          <w:tcPr>
            <w:tcW w:w="2400" w:type="dxa"/>
          </w:tcPr>
          <w:p w14:paraId="0FBCA00B" w14:textId="14346A81"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52548EFA" w14:textId="39BD9E90" w:rsidR="00137E57" w:rsidRDefault="00137E57" w:rsidP="00D851B1">
            <w:pPr>
              <w:rPr>
                <w:sz w:val="20"/>
                <w:szCs w:val="20"/>
              </w:rPr>
            </w:pPr>
          </w:p>
        </w:tc>
      </w:tr>
      <w:tr w:rsidR="00137E57" w14:paraId="12AB281F" w14:textId="77777777" w:rsidTr="000C4F97">
        <w:tc>
          <w:tcPr>
            <w:tcW w:w="1650" w:type="dxa"/>
          </w:tcPr>
          <w:p w14:paraId="770DF87F" w14:textId="77777777" w:rsidR="00137E57" w:rsidRDefault="00137E57" w:rsidP="00D851B1">
            <w:pPr>
              <w:jc w:val="center"/>
              <w:rPr>
                <w:sz w:val="20"/>
                <w:szCs w:val="20"/>
              </w:rPr>
            </w:pPr>
            <w:r>
              <w:rPr>
                <w:sz w:val="20"/>
                <w:szCs w:val="20"/>
              </w:rPr>
              <w:t>FREQIN_POS</w:t>
            </w:r>
          </w:p>
        </w:tc>
        <w:tc>
          <w:tcPr>
            <w:tcW w:w="2400" w:type="dxa"/>
          </w:tcPr>
          <w:p w14:paraId="6E030D28" w14:textId="2C8195AE"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061C9C77" w14:textId="37F71DD0" w:rsidR="00137E57" w:rsidRDefault="00137E57" w:rsidP="00D851B1">
            <w:pPr>
              <w:rPr>
                <w:sz w:val="20"/>
                <w:szCs w:val="20"/>
              </w:rPr>
            </w:pPr>
          </w:p>
        </w:tc>
      </w:tr>
      <w:tr w:rsidR="00137E57" w14:paraId="4FE1D37A" w14:textId="77777777" w:rsidTr="000C4F97">
        <w:tc>
          <w:tcPr>
            <w:tcW w:w="1650" w:type="dxa"/>
          </w:tcPr>
          <w:p w14:paraId="4B2EEB27" w14:textId="77777777" w:rsidR="00137E57" w:rsidRDefault="00137E57" w:rsidP="00D851B1">
            <w:pPr>
              <w:jc w:val="center"/>
              <w:rPr>
                <w:sz w:val="20"/>
                <w:szCs w:val="20"/>
              </w:rPr>
            </w:pPr>
            <w:r>
              <w:rPr>
                <w:sz w:val="20"/>
                <w:szCs w:val="20"/>
              </w:rPr>
              <w:t>COUNT_POS</w:t>
            </w:r>
          </w:p>
        </w:tc>
        <w:tc>
          <w:tcPr>
            <w:tcW w:w="2400" w:type="dxa"/>
          </w:tcPr>
          <w:p w14:paraId="6200125B" w14:textId="0257F149"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37CD0912" w14:textId="170E7D98" w:rsidR="00137E57" w:rsidRDefault="00137E57" w:rsidP="00D851B1">
            <w:pPr>
              <w:rPr>
                <w:sz w:val="20"/>
                <w:szCs w:val="20"/>
              </w:rPr>
            </w:pPr>
          </w:p>
        </w:tc>
      </w:tr>
      <w:tr w:rsidR="00137E57" w14:paraId="6125D438" w14:textId="77777777" w:rsidTr="000C4F97">
        <w:tc>
          <w:tcPr>
            <w:tcW w:w="1650" w:type="dxa"/>
          </w:tcPr>
          <w:p w14:paraId="257AC44A" w14:textId="77777777" w:rsidR="00137E57" w:rsidRDefault="00137E57" w:rsidP="00D851B1">
            <w:pPr>
              <w:jc w:val="center"/>
              <w:rPr>
                <w:sz w:val="20"/>
                <w:szCs w:val="20"/>
              </w:rPr>
            </w:pPr>
            <w:r>
              <w:rPr>
                <w:sz w:val="20"/>
                <w:szCs w:val="20"/>
              </w:rPr>
              <w:t>ENCODER_POS</w:t>
            </w:r>
          </w:p>
        </w:tc>
        <w:tc>
          <w:tcPr>
            <w:tcW w:w="2400" w:type="dxa"/>
          </w:tcPr>
          <w:p w14:paraId="71C923F8" w14:textId="02D02310"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4C75E02C" w14:textId="225D2CEF" w:rsidR="00137E57" w:rsidRDefault="00137E57" w:rsidP="00D851B1">
            <w:pPr>
              <w:rPr>
                <w:sz w:val="20"/>
                <w:szCs w:val="20"/>
              </w:rPr>
            </w:pPr>
          </w:p>
        </w:tc>
      </w:tr>
      <w:tr w:rsidR="00137E57" w14:paraId="679B83D8" w14:textId="77777777" w:rsidTr="000C4F97">
        <w:tc>
          <w:tcPr>
            <w:tcW w:w="1650" w:type="dxa"/>
          </w:tcPr>
          <w:p w14:paraId="034B5931" w14:textId="77777777" w:rsidR="00137E57" w:rsidRDefault="00137E57" w:rsidP="00D851B1">
            <w:pPr>
              <w:jc w:val="center"/>
              <w:rPr>
                <w:sz w:val="20"/>
                <w:szCs w:val="20"/>
              </w:rPr>
            </w:pPr>
            <w:r>
              <w:rPr>
                <w:sz w:val="20"/>
                <w:szCs w:val="20"/>
              </w:rPr>
              <w:t>DIN_GND</w:t>
            </w:r>
          </w:p>
        </w:tc>
        <w:tc>
          <w:tcPr>
            <w:tcW w:w="2400" w:type="dxa"/>
          </w:tcPr>
          <w:p w14:paraId="7CA94F0A" w14:textId="05DDD05F"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064A3337" w14:textId="480DBA7B" w:rsidR="00137E57" w:rsidRDefault="00137E57" w:rsidP="00D851B1">
            <w:pPr>
              <w:rPr>
                <w:sz w:val="20"/>
                <w:szCs w:val="20"/>
              </w:rPr>
            </w:pPr>
          </w:p>
        </w:tc>
      </w:tr>
      <w:tr w:rsidR="00137E57" w14:paraId="7458994D" w14:textId="77777777" w:rsidTr="000C4F97">
        <w:tc>
          <w:tcPr>
            <w:tcW w:w="1650" w:type="dxa"/>
          </w:tcPr>
          <w:p w14:paraId="541DDE84" w14:textId="77777777" w:rsidR="00137E57" w:rsidRDefault="00137E57" w:rsidP="00D851B1">
            <w:pPr>
              <w:jc w:val="center"/>
              <w:rPr>
                <w:sz w:val="20"/>
                <w:szCs w:val="20"/>
              </w:rPr>
            </w:pPr>
            <w:r>
              <w:rPr>
                <w:sz w:val="20"/>
                <w:szCs w:val="20"/>
              </w:rPr>
              <w:t>FREQIN_GND</w:t>
            </w:r>
          </w:p>
        </w:tc>
        <w:tc>
          <w:tcPr>
            <w:tcW w:w="2400" w:type="dxa"/>
          </w:tcPr>
          <w:p w14:paraId="18EE611F" w14:textId="298F6F6D"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0C109CB6" w14:textId="156996CD" w:rsidR="00137E57" w:rsidRDefault="00137E57" w:rsidP="00D851B1">
            <w:pPr>
              <w:rPr>
                <w:sz w:val="20"/>
                <w:szCs w:val="20"/>
              </w:rPr>
            </w:pPr>
          </w:p>
        </w:tc>
      </w:tr>
      <w:tr w:rsidR="00137E57" w14:paraId="23D68310" w14:textId="77777777" w:rsidTr="000C4F97">
        <w:tc>
          <w:tcPr>
            <w:tcW w:w="1650" w:type="dxa"/>
          </w:tcPr>
          <w:p w14:paraId="05FE1F1B" w14:textId="77777777" w:rsidR="00137E57" w:rsidRDefault="00137E57" w:rsidP="00D851B1">
            <w:pPr>
              <w:jc w:val="center"/>
              <w:rPr>
                <w:sz w:val="20"/>
                <w:szCs w:val="20"/>
              </w:rPr>
            </w:pPr>
            <w:r>
              <w:rPr>
                <w:sz w:val="20"/>
                <w:szCs w:val="20"/>
              </w:rPr>
              <w:t>COUNT_GND</w:t>
            </w:r>
          </w:p>
        </w:tc>
        <w:tc>
          <w:tcPr>
            <w:tcW w:w="2400" w:type="dxa"/>
          </w:tcPr>
          <w:p w14:paraId="00FBF34E" w14:textId="7EB26D2B"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5CB1960E" w14:textId="1D82F2A7" w:rsidR="00137E57" w:rsidRDefault="00137E57" w:rsidP="00D851B1">
            <w:pPr>
              <w:rPr>
                <w:sz w:val="20"/>
                <w:szCs w:val="20"/>
              </w:rPr>
            </w:pPr>
          </w:p>
        </w:tc>
      </w:tr>
      <w:tr w:rsidR="00137E57" w14:paraId="329D6195" w14:textId="77777777" w:rsidTr="000C4F97">
        <w:tc>
          <w:tcPr>
            <w:tcW w:w="1650" w:type="dxa"/>
          </w:tcPr>
          <w:p w14:paraId="776EB1EF" w14:textId="77777777" w:rsidR="00137E57" w:rsidRDefault="00137E57" w:rsidP="00D851B1">
            <w:pPr>
              <w:jc w:val="center"/>
              <w:rPr>
                <w:sz w:val="20"/>
                <w:szCs w:val="20"/>
              </w:rPr>
            </w:pPr>
            <w:r>
              <w:rPr>
                <w:sz w:val="20"/>
                <w:szCs w:val="20"/>
              </w:rPr>
              <w:t>ENCODER_GND</w:t>
            </w:r>
          </w:p>
        </w:tc>
        <w:tc>
          <w:tcPr>
            <w:tcW w:w="2400" w:type="dxa"/>
          </w:tcPr>
          <w:p w14:paraId="6CAD15B5" w14:textId="1E130312"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4726B292" w14:textId="7AEACDEF" w:rsidR="00137E57" w:rsidRDefault="00137E57" w:rsidP="00D851B1">
            <w:pPr>
              <w:rPr>
                <w:sz w:val="20"/>
                <w:szCs w:val="20"/>
              </w:rPr>
            </w:pPr>
          </w:p>
        </w:tc>
      </w:tr>
      <w:tr w:rsidR="00137E57" w14:paraId="47652D27" w14:textId="77777777" w:rsidTr="000C4F97">
        <w:tc>
          <w:tcPr>
            <w:tcW w:w="1650" w:type="dxa"/>
          </w:tcPr>
          <w:p w14:paraId="5AB56319" w14:textId="77777777" w:rsidR="00137E57" w:rsidRDefault="00137E57" w:rsidP="00D851B1">
            <w:pPr>
              <w:jc w:val="center"/>
              <w:rPr>
                <w:sz w:val="20"/>
                <w:szCs w:val="20"/>
              </w:rPr>
            </w:pPr>
            <w:r>
              <w:rPr>
                <w:sz w:val="20"/>
                <w:szCs w:val="20"/>
              </w:rPr>
              <w:t>AIN_0_5_V</w:t>
            </w:r>
          </w:p>
        </w:tc>
        <w:tc>
          <w:tcPr>
            <w:tcW w:w="2400" w:type="dxa"/>
          </w:tcPr>
          <w:p w14:paraId="7BA7AB57" w14:textId="5A698FBF"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6A653312" w14:textId="08308F8E" w:rsidR="00137E57" w:rsidRDefault="00137E57" w:rsidP="00D851B1">
            <w:pPr>
              <w:rPr>
                <w:sz w:val="20"/>
                <w:szCs w:val="20"/>
              </w:rPr>
            </w:pPr>
          </w:p>
        </w:tc>
      </w:tr>
      <w:tr w:rsidR="00137E57" w14:paraId="31668ED3" w14:textId="77777777" w:rsidTr="000C4F97">
        <w:tc>
          <w:tcPr>
            <w:tcW w:w="1650" w:type="dxa"/>
          </w:tcPr>
          <w:p w14:paraId="0F82156D" w14:textId="77777777" w:rsidR="00137E57" w:rsidRDefault="00137E57" w:rsidP="00D851B1">
            <w:pPr>
              <w:jc w:val="center"/>
              <w:rPr>
                <w:sz w:val="20"/>
                <w:szCs w:val="20"/>
              </w:rPr>
            </w:pPr>
            <w:r>
              <w:rPr>
                <w:sz w:val="20"/>
                <w:szCs w:val="20"/>
              </w:rPr>
              <w:t>AIN_0_10_V</w:t>
            </w:r>
          </w:p>
        </w:tc>
        <w:tc>
          <w:tcPr>
            <w:tcW w:w="2400" w:type="dxa"/>
          </w:tcPr>
          <w:p w14:paraId="0C7CAB6D" w14:textId="1EBC73CC"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25C92A40" w14:textId="797997B3" w:rsidR="00137E57" w:rsidRDefault="00137E57" w:rsidP="00D851B1">
            <w:pPr>
              <w:rPr>
                <w:sz w:val="20"/>
                <w:szCs w:val="20"/>
              </w:rPr>
            </w:pPr>
          </w:p>
        </w:tc>
      </w:tr>
      <w:tr w:rsidR="00137E57" w14:paraId="558396E1" w14:textId="77777777" w:rsidTr="000C4F97">
        <w:tc>
          <w:tcPr>
            <w:tcW w:w="1650" w:type="dxa"/>
          </w:tcPr>
          <w:p w14:paraId="4682099F" w14:textId="77777777" w:rsidR="00137E57" w:rsidRDefault="00137E57" w:rsidP="00D851B1">
            <w:pPr>
              <w:jc w:val="center"/>
              <w:rPr>
                <w:sz w:val="20"/>
                <w:szCs w:val="20"/>
              </w:rPr>
            </w:pPr>
            <w:r>
              <w:rPr>
                <w:sz w:val="20"/>
                <w:szCs w:val="20"/>
              </w:rPr>
              <w:t>AIN_0_32_V</w:t>
            </w:r>
          </w:p>
        </w:tc>
        <w:tc>
          <w:tcPr>
            <w:tcW w:w="2400" w:type="dxa"/>
          </w:tcPr>
          <w:p w14:paraId="05B7F1DB" w14:textId="3EB311AE"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7CC610E8" w14:textId="2958BF97" w:rsidR="00137E57" w:rsidRDefault="00137E57" w:rsidP="00D851B1">
            <w:pPr>
              <w:rPr>
                <w:sz w:val="20"/>
                <w:szCs w:val="20"/>
              </w:rPr>
            </w:pPr>
          </w:p>
        </w:tc>
      </w:tr>
      <w:tr w:rsidR="00137E57" w14:paraId="2665A7F2" w14:textId="77777777" w:rsidTr="000C4F97">
        <w:tc>
          <w:tcPr>
            <w:tcW w:w="1650" w:type="dxa"/>
          </w:tcPr>
          <w:p w14:paraId="344026A8" w14:textId="77777777" w:rsidR="00137E57" w:rsidRDefault="00137E57" w:rsidP="00D851B1">
            <w:pPr>
              <w:jc w:val="center"/>
              <w:rPr>
                <w:sz w:val="20"/>
                <w:szCs w:val="20"/>
              </w:rPr>
            </w:pPr>
            <w:r>
              <w:rPr>
                <w:sz w:val="20"/>
                <w:szCs w:val="20"/>
              </w:rPr>
              <w:t>AIN_4_20_MA</w:t>
            </w:r>
          </w:p>
        </w:tc>
        <w:tc>
          <w:tcPr>
            <w:tcW w:w="2400" w:type="dxa"/>
          </w:tcPr>
          <w:p w14:paraId="1C17CA9C" w14:textId="76BA1F5E"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57C47266" w14:textId="4CBAC904" w:rsidR="00137E57" w:rsidRDefault="00137E57" w:rsidP="00D851B1">
            <w:pPr>
              <w:rPr>
                <w:sz w:val="20"/>
                <w:szCs w:val="20"/>
              </w:rPr>
            </w:pPr>
          </w:p>
        </w:tc>
      </w:tr>
      <w:tr w:rsidR="00137E57" w14:paraId="34DC2CDD" w14:textId="77777777" w:rsidTr="000C4F97">
        <w:tc>
          <w:tcPr>
            <w:tcW w:w="1650" w:type="dxa"/>
          </w:tcPr>
          <w:p w14:paraId="24E8B02E" w14:textId="77777777" w:rsidR="00137E57" w:rsidRDefault="00137E57" w:rsidP="00D851B1">
            <w:pPr>
              <w:jc w:val="center"/>
              <w:rPr>
                <w:sz w:val="20"/>
                <w:szCs w:val="20"/>
              </w:rPr>
            </w:pPr>
            <w:r>
              <w:rPr>
                <w:sz w:val="20"/>
                <w:szCs w:val="20"/>
              </w:rPr>
              <w:t>R_IN</w:t>
            </w:r>
          </w:p>
        </w:tc>
        <w:tc>
          <w:tcPr>
            <w:tcW w:w="2400" w:type="dxa"/>
          </w:tcPr>
          <w:p w14:paraId="0DBB9035" w14:textId="5D524D36" w:rsidR="00137E57" w:rsidRDefault="00137E57" w:rsidP="00137E57">
            <w:pPr>
              <w:jc w:val="both"/>
              <w:rPr>
                <w:sz w:val="20"/>
                <w:szCs w:val="20"/>
              </w:rPr>
            </w:pPr>
            <w:r>
              <w:rPr>
                <w:sz w:val="20"/>
                <w:szCs w:val="20"/>
              </w:rPr>
              <w:t xml:space="preserve">Sensor power </w:t>
            </w:r>
            <w:proofErr w:type="gramStart"/>
            <w:r>
              <w:rPr>
                <w:sz w:val="20"/>
                <w:szCs w:val="20"/>
              </w:rPr>
              <w:t>enable</w:t>
            </w:r>
            <w:proofErr w:type="gramEnd"/>
          </w:p>
        </w:tc>
        <w:tc>
          <w:tcPr>
            <w:tcW w:w="1620" w:type="dxa"/>
          </w:tcPr>
          <w:p w14:paraId="6F97FD45" w14:textId="34BE6B08" w:rsidR="00137E57" w:rsidRDefault="00137E57" w:rsidP="00D851B1">
            <w:pPr>
              <w:rPr>
                <w:sz w:val="20"/>
                <w:szCs w:val="20"/>
              </w:rPr>
            </w:pPr>
          </w:p>
        </w:tc>
      </w:tr>
    </w:tbl>
    <w:p w14:paraId="1DE96D63" w14:textId="77777777" w:rsidR="00137E57" w:rsidRPr="00137E57" w:rsidRDefault="00137E57" w:rsidP="00137E57"/>
    <w:p w14:paraId="7ECD68C1" w14:textId="54E5E0BF" w:rsidR="007F4D74" w:rsidRDefault="007F4D74" w:rsidP="007F4D74">
      <w:pPr>
        <w:pStyle w:val="Heading2"/>
      </w:pPr>
      <w:bookmarkStart w:id="317" w:name="_Toc226546737"/>
      <w:r>
        <w:t>Command 0x100</w:t>
      </w:r>
      <w:r w:rsidR="008C37A9">
        <w:t>2</w:t>
      </w:r>
      <w:r>
        <w:t>: ECP_CMD_IO_GET_ATTRIB</w:t>
      </w:r>
      <w:bookmarkEnd w:id="317"/>
    </w:p>
    <w:p w14:paraId="2938B597" w14:textId="5A0A65CE" w:rsidR="007F4D74" w:rsidRPr="00E61913" w:rsidRDefault="007F4D74" w:rsidP="007F4D74">
      <w:r>
        <w:t xml:space="preserve">Get an attribute of an I/O channel. Attribute identifiers are defined by the </w:t>
      </w:r>
      <w:hyperlink w:anchor="_DPPort_attributes" w:history="1">
        <w:proofErr w:type="spellStart"/>
        <w:r w:rsidRPr="00E02FC3">
          <w:rPr>
            <w:rStyle w:val="Hyperlink"/>
          </w:rPr>
          <w:t>DPUnity</w:t>
        </w:r>
        <w:proofErr w:type="spellEnd"/>
        <w:r w:rsidRPr="00E02FC3">
          <w:rPr>
            <w:rStyle w:val="Hyperlink"/>
          </w:rPr>
          <w:t xml:space="preserve"> port API</w:t>
        </w:r>
      </w:hyperlink>
      <w:r>
        <w:t>. Interpretation of the value is attribute specific.</w:t>
      </w:r>
    </w:p>
    <w:tbl>
      <w:tblPr>
        <w:tblStyle w:val="GridTable5Dark-Accent1"/>
        <w:tblW w:w="0" w:type="auto"/>
        <w:jc w:val="center"/>
        <w:tblLook w:val="0680" w:firstRow="0" w:lastRow="0" w:firstColumn="1" w:lastColumn="0" w:noHBand="1" w:noVBand="1"/>
      </w:tblPr>
      <w:tblGrid>
        <w:gridCol w:w="3235"/>
        <w:gridCol w:w="6115"/>
      </w:tblGrid>
      <w:tr w:rsidR="007F4D74" w14:paraId="13FC5CC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F9B36E5" w14:textId="77777777" w:rsidR="007F4D74" w:rsidRDefault="007F4D74" w:rsidP="00D851B1">
            <w:r>
              <w:t>Command ID</w:t>
            </w:r>
          </w:p>
        </w:tc>
        <w:tc>
          <w:tcPr>
            <w:tcW w:w="6115" w:type="dxa"/>
          </w:tcPr>
          <w:p w14:paraId="0095F59E" w14:textId="3CFA7712" w:rsidR="007F4D74" w:rsidRDefault="007F4D74" w:rsidP="00D851B1">
            <w:pPr>
              <w:cnfStyle w:val="000000000000" w:firstRow="0" w:lastRow="0" w:firstColumn="0" w:lastColumn="0" w:oddVBand="0" w:evenVBand="0" w:oddHBand="0" w:evenHBand="0" w:firstRowFirstColumn="0" w:firstRowLastColumn="0" w:lastRowFirstColumn="0" w:lastRowLastColumn="0"/>
            </w:pPr>
            <w:r>
              <w:t>0x100</w:t>
            </w:r>
            <w:r w:rsidR="008C37A9">
              <w:t>2</w:t>
            </w:r>
          </w:p>
        </w:tc>
      </w:tr>
      <w:tr w:rsidR="007F4D74" w14:paraId="33A61360"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38028D7" w14:textId="77777777" w:rsidR="007F4D74" w:rsidRDefault="007F4D74" w:rsidP="00D851B1">
            <w:r>
              <w:t>Name</w:t>
            </w:r>
          </w:p>
        </w:tc>
        <w:tc>
          <w:tcPr>
            <w:tcW w:w="6115" w:type="dxa"/>
          </w:tcPr>
          <w:p w14:paraId="76ABB0AF"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Get channel attribute</w:t>
            </w:r>
          </w:p>
        </w:tc>
      </w:tr>
      <w:tr w:rsidR="007F4D74" w14:paraId="11F2D7DD"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5420FA3" w14:textId="77777777" w:rsidR="007F4D74" w:rsidRDefault="007F4D74" w:rsidP="00D851B1">
            <w:r>
              <w:t>Command revision</w:t>
            </w:r>
          </w:p>
        </w:tc>
        <w:tc>
          <w:tcPr>
            <w:tcW w:w="6115" w:type="dxa"/>
          </w:tcPr>
          <w:p w14:paraId="525E97D0"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1D2410B3"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C4FEFD6" w14:textId="77777777" w:rsidR="007F4D74" w:rsidRDefault="007F4D74" w:rsidP="00D851B1">
            <w:r>
              <w:t>Request payload format</w:t>
            </w:r>
          </w:p>
        </w:tc>
        <w:tc>
          <w:tcPr>
            <w:tcW w:w="6115" w:type="dxa"/>
          </w:tcPr>
          <w:p w14:paraId="11B0A136"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40255E7F" w14:textId="4F07BED6"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8</w:t>
            </w:r>
            <w:r w:rsidR="007F4D74" w:rsidRPr="009B05C4">
              <w:rPr>
                <w:rFonts w:ascii="Aptos Mono" w:hAnsi="Aptos Mono"/>
                <w:sz w:val="20"/>
                <w:szCs w:val="20"/>
              </w:rPr>
              <w:t xml:space="preserve">_t </w:t>
            </w:r>
            <w:r w:rsidR="007F4D74">
              <w:rPr>
                <w:rFonts w:ascii="Aptos Mono" w:hAnsi="Aptos Mono"/>
                <w:sz w:val="20"/>
                <w:szCs w:val="20"/>
              </w:rPr>
              <w:t>ch</w:t>
            </w:r>
            <w:r w:rsidR="007F4D74" w:rsidRPr="009B05C4">
              <w:rPr>
                <w:rFonts w:ascii="Aptos Mono" w:hAnsi="Aptos Mono"/>
                <w:sz w:val="20"/>
                <w:szCs w:val="20"/>
              </w:rPr>
              <w:t>;</w:t>
            </w:r>
          </w:p>
          <w:p w14:paraId="74A70BB8" w14:textId="7F6CEBB1"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uint8_t </w:t>
            </w:r>
            <w:proofErr w:type="spellStart"/>
            <w:r w:rsidR="007F4D74">
              <w:rPr>
                <w:rFonts w:ascii="Aptos Mono" w:hAnsi="Aptos Mono"/>
                <w:sz w:val="20"/>
                <w:szCs w:val="20"/>
              </w:rPr>
              <w:t>attrib_id</w:t>
            </w:r>
            <w:proofErr w:type="spellEnd"/>
            <w:r w:rsidR="007F4D74">
              <w:rPr>
                <w:rFonts w:ascii="Aptos Mono" w:hAnsi="Aptos Mono"/>
                <w:sz w:val="20"/>
                <w:szCs w:val="20"/>
              </w:rPr>
              <w:t>;</w:t>
            </w:r>
          </w:p>
          <w:p w14:paraId="47798D07"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4E95998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BA15DA0" w14:textId="77777777" w:rsidR="007F4D74" w:rsidRDefault="007F4D74" w:rsidP="00D851B1">
            <w:r>
              <w:t>Response payload format</w:t>
            </w:r>
          </w:p>
        </w:tc>
        <w:tc>
          <w:tcPr>
            <w:tcW w:w="6115" w:type="dxa"/>
          </w:tcPr>
          <w:p w14:paraId="48917840"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0FBF00C6" w14:textId="7280B384"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8</w:t>
            </w:r>
            <w:r w:rsidR="007F4D74" w:rsidRPr="009B05C4">
              <w:rPr>
                <w:rFonts w:ascii="Aptos Mono" w:hAnsi="Aptos Mono"/>
                <w:sz w:val="20"/>
                <w:szCs w:val="20"/>
              </w:rPr>
              <w:t xml:space="preserve">_t </w:t>
            </w:r>
            <w:r w:rsidR="007F4D74">
              <w:rPr>
                <w:rFonts w:ascii="Aptos Mono" w:hAnsi="Aptos Mono"/>
                <w:sz w:val="20"/>
                <w:szCs w:val="20"/>
              </w:rPr>
              <w:t>ch</w:t>
            </w:r>
            <w:r w:rsidR="007F4D74" w:rsidRPr="009B05C4">
              <w:rPr>
                <w:rFonts w:ascii="Aptos Mono" w:hAnsi="Aptos Mono"/>
                <w:sz w:val="20"/>
                <w:szCs w:val="20"/>
              </w:rPr>
              <w:t>;</w:t>
            </w:r>
          </w:p>
          <w:p w14:paraId="2D8D7762" w14:textId="301BCA13"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uint8_t </w:t>
            </w:r>
            <w:proofErr w:type="spellStart"/>
            <w:r w:rsidR="007F4D74">
              <w:rPr>
                <w:rFonts w:ascii="Aptos Mono" w:hAnsi="Aptos Mono"/>
                <w:sz w:val="20"/>
                <w:szCs w:val="20"/>
              </w:rPr>
              <w:t>attrib_id</w:t>
            </w:r>
            <w:proofErr w:type="spellEnd"/>
            <w:r w:rsidR="007F4D74">
              <w:rPr>
                <w:rFonts w:ascii="Aptos Mono" w:hAnsi="Aptos Mono"/>
                <w:sz w:val="20"/>
                <w:szCs w:val="20"/>
              </w:rPr>
              <w:t>;</w:t>
            </w:r>
          </w:p>
          <w:p w14:paraId="2729C112" w14:textId="5D2B7FE2"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uint32_t value;</w:t>
            </w:r>
          </w:p>
          <w:p w14:paraId="07E09A8C" w14:textId="77777777" w:rsidR="007F4D74" w:rsidRPr="00B20361"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7F4D74" w14:paraId="471E0AD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C2F40AE" w14:textId="77777777" w:rsidR="007F4D74" w:rsidRDefault="007F4D74" w:rsidP="00D851B1">
            <w:r>
              <w:t>Required features</w:t>
            </w:r>
          </w:p>
        </w:tc>
        <w:tc>
          <w:tcPr>
            <w:tcW w:w="6115" w:type="dxa"/>
          </w:tcPr>
          <w:p w14:paraId="1BD14A59" w14:textId="77777777" w:rsidR="007F4D74" w:rsidRPr="001109B9" w:rsidRDefault="007F4D74" w:rsidP="00D851B1">
            <w:pPr>
              <w:cnfStyle w:val="000000000000" w:firstRow="0" w:lastRow="0" w:firstColumn="0" w:lastColumn="0" w:oddVBand="0" w:evenVBand="0" w:oddHBand="0" w:evenHBand="0" w:firstRowFirstColumn="0" w:firstRowLastColumn="0" w:lastRowFirstColumn="0" w:lastRowLastColumn="0"/>
            </w:pPr>
            <w:r w:rsidRPr="001109B9">
              <w:t>ECP_FEATURE_CH_IO</w:t>
            </w:r>
          </w:p>
        </w:tc>
      </w:tr>
      <w:tr w:rsidR="007F4D74" w14:paraId="3B1E6675"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6924054" w14:textId="77777777" w:rsidR="007F4D74" w:rsidRDefault="007F4D74" w:rsidP="00D851B1">
            <w:r>
              <w:t>Availability</w:t>
            </w:r>
          </w:p>
        </w:tc>
        <w:tc>
          <w:tcPr>
            <w:tcW w:w="6115" w:type="dxa"/>
          </w:tcPr>
          <w:p w14:paraId="56D8C5CA" w14:textId="77777777" w:rsidR="008C37A9" w:rsidRDefault="008C37A9" w:rsidP="008C37A9">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7F034296" w14:textId="5528C161" w:rsidR="007F4D74" w:rsidRPr="00E04E1D" w:rsidRDefault="008C37A9" w:rsidP="008C37A9">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lastRenderedPageBreak/>
              <w:t>✅</w:t>
            </w:r>
            <w:r>
              <w:t>Active</w:t>
            </w:r>
          </w:p>
        </w:tc>
      </w:tr>
    </w:tbl>
    <w:p w14:paraId="050E5405" w14:textId="07F5A2A0" w:rsidR="007F4D74" w:rsidRDefault="007F4D74" w:rsidP="007F4D74">
      <w:pPr>
        <w:pStyle w:val="Heading2"/>
      </w:pPr>
      <w:bookmarkStart w:id="318" w:name="_Toc226546738"/>
      <w:r>
        <w:lastRenderedPageBreak/>
        <w:t>Command 0x100</w:t>
      </w:r>
      <w:r w:rsidR="008C37A9">
        <w:t>3</w:t>
      </w:r>
      <w:r>
        <w:t>: ECP_CMD_IO_SET_ATTRIB</w:t>
      </w:r>
      <w:bookmarkEnd w:id="318"/>
    </w:p>
    <w:p w14:paraId="11B9EE3B" w14:textId="7226D236" w:rsidR="007F4D74" w:rsidRPr="00E61913" w:rsidRDefault="007F4D74" w:rsidP="007F4D74">
      <w:r>
        <w:t>Set an attribute of an I/O channel</w:t>
      </w:r>
      <w:r w:rsidR="00E02FC3" w:rsidRPr="00E02FC3">
        <w:t xml:space="preserve"> </w:t>
      </w:r>
      <w:r w:rsidR="00E02FC3">
        <w:t xml:space="preserve">Attribute identifiers are defined by the </w:t>
      </w:r>
      <w:hyperlink w:anchor="_DPPort_attributes" w:history="1">
        <w:proofErr w:type="spellStart"/>
        <w:r w:rsidR="00E02FC3" w:rsidRPr="00E02FC3">
          <w:rPr>
            <w:rStyle w:val="Hyperlink"/>
          </w:rPr>
          <w:t>DPUnity</w:t>
        </w:r>
        <w:proofErr w:type="spellEnd"/>
        <w:r w:rsidR="00E02FC3" w:rsidRPr="00E02FC3">
          <w:rPr>
            <w:rStyle w:val="Hyperlink"/>
          </w:rPr>
          <w:t xml:space="preserve"> port API</w:t>
        </w:r>
      </w:hyperlink>
      <w:r>
        <w:t>. Interpretation of the value is attribute specific.</w:t>
      </w:r>
    </w:p>
    <w:tbl>
      <w:tblPr>
        <w:tblStyle w:val="GridTable5Dark-Accent1"/>
        <w:tblW w:w="0" w:type="auto"/>
        <w:jc w:val="center"/>
        <w:tblLook w:val="0680" w:firstRow="0" w:lastRow="0" w:firstColumn="1" w:lastColumn="0" w:noHBand="1" w:noVBand="1"/>
      </w:tblPr>
      <w:tblGrid>
        <w:gridCol w:w="3235"/>
        <w:gridCol w:w="6115"/>
      </w:tblGrid>
      <w:tr w:rsidR="007F4D74" w14:paraId="3FC0BF8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4F4F991" w14:textId="77777777" w:rsidR="007F4D74" w:rsidRDefault="007F4D74" w:rsidP="00D851B1">
            <w:r>
              <w:t>Command ID</w:t>
            </w:r>
          </w:p>
        </w:tc>
        <w:tc>
          <w:tcPr>
            <w:tcW w:w="6115" w:type="dxa"/>
          </w:tcPr>
          <w:p w14:paraId="651708FD" w14:textId="5E1F81B0" w:rsidR="007F4D74" w:rsidRDefault="007F4D74" w:rsidP="00D851B1">
            <w:pPr>
              <w:cnfStyle w:val="000000000000" w:firstRow="0" w:lastRow="0" w:firstColumn="0" w:lastColumn="0" w:oddVBand="0" w:evenVBand="0" w:oddHBand="0" w:evenHBand="0" w:firstRowFirstColumn="0" w:firstRowLastColumn="0" w:lastRowFirstColumn="0" w:lastRowLastColumn="0"/>
            </w:pPr>
            <w:r>
              <w:t>0x100</w:t>
            </w:r>
            <w:r w:rsidR="008C37A9">
              <w:t>3</w:t>
            </w:r>
          </w:p>
        </w:tc>
      </w:tr>
      <w:tr w:rsidR="007F4D74" w14:paraId="11114BE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0809447" w14:textId="77777777" w:rsidR="007F4D74" w:rsidRDefault="007F4D74" w:rsidP="00D851B1">
            <w:r>
              <w:t>Name</w:t>
            </w:r>
          </w:p>
        </w:tc>
        <w:tc>
          <w:tcPr>
            <w:tcW w:w="6115" w:type="dxa"/>
          </w:tcPr>
          <w:p w14:paraId="3FC559C2" w14:textId="18ABAF39" w:rsidR="007F4D74" w:rsidRDefault="008C37A9" w:rsidP="00D851B1">
            <w:pPr>
              <w:cnfStyle w:val="000000000000" w:firstRow="0" w:lastRow="0" w:firstColumn="0" w:lastColumn="0" w:oddVBand="0" w:evenVBand="0" w:oddHBand="0" w:evenHBand="0" w:firstRowFirstColumn="0" w:firstRowLastColumn="0" w:lastRowFirstColumn="0" w:lastRowLastColumn="0"/>
            </w:pPr>
            <w:r>
              <w:t>S</w:t>
            </w:r>
            <w:r w:rsidR="007F4D74">
              <w:t>et channel attribute</w:t>
            </w:r>
          </w:p>
        </w:tc>
      </w:tr>
      <w:tr w:rsidR="007F4D74" w14:paraId="1955F6C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F98DFDC" w14:textId="77777777" w:rsidR="007F4D74" w:rsidRDefault="007F4D74" w:rsidP="00D851B1">
            <w:r>
              <w:t>Command revision</w:t>
            </w:r>
          </w:p>
        </w:tc>
        <w:tc>
          <w:tcPr>
            <w:tcW w:w="6115" w:type="dxa"/>
          </w:tcPr>
          <w:p w14:paraId="06D0F50F"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0416FDE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1E8D7DC" w14:textId="77777777" w:rsidR="007F4D74" w:rsidRDefault="007F4D74" w:rsidP="00D851B1">
            <w:r>
              <w:t>Request payload format</w:t>
            </w:r>
          </w:p>
        </w:tc>
        <w:tc>
          <w:tcPr>
            <w:tcW w:w="6115" w:type="dxa"/>
          </w:tcPr>
          <w:p w14:paraId="2CADC2CD"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21170EF0" w14:textId="5318644C"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8</w:t>
            </w:r>
            <w:r w:rsidR="007F4D74" w:rsidRPr="009B05C4">
              <w:rPr>
                <w:rFonts w:ascii="Aptos Mono" w:hAnsi="Aptos Mono"/>
                <w:sz w:val="20"/>
                <w:szCs w:val="20"/>
              </w:rPr>
              <w:t xml:space="preserve">_t </w:t>
            </w:r>
            <w:r w:rsidR="007F4D74">
              <w:rPr>
                <w:rFonts w:ascii="Aptos Mono" w:hAnsi="Aptos Mono"/>
                <w:sz w:val="20"/>
                <w:szCs w:val="20"/>
              </w:rPr>
              <w:t>ch</w:t>
            </w:r>
            <w:r w:rsidR="007F4D74" w:rsidRPr="009B05C4">
              <w:rPr>
                <w:rFonts w:ascii="Aptos Mono" w:hAnsi="Aptos Mono"/>
                <w:sz w:val="20"/>
                <w:szCs w:val="20"/>
              </w:rPr>
              <w:t>;</w:t>
            </w:r>
          </w:p>
          <w:p w14:paraId="0CA4C636" w14:textId="3E5615DA"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uint8_t </w:t>
            </w:r>
            <w:proofErr w:type="spellStart"/>
            <w:r w:rsidR="007F4D74">
              <w:rPr>
                <w:rFonts w:ascii="Aptos Mono" w:hAnsi="Aptos Mono"/>
                <w:sz w:val="20"/>
                <w:szCs w:val="20"/>
              </w:rPr>
              <w:t>attrib_id</w:t>
            </w:r>
            <w:proofErr w:type="spellEnd"/>
            <w:r w:rsidR="007F4D74">
              <w:rPr>
                <w:rFonts w:ascii="Aptos Mono" w:hAnsi="Aptos Mono"/>
                <w:sz w:val="20"/>
                <w:szCs w:val="20"/>
              </w:rPr>
              <w:t>;</w:t>
            </w:r>
          </w:p>
          <w:p w14:paraId="2854C1DC" w14:textId="1FEC2977"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uint32_t value;</w:t>
            </w:r>
          </w:p>
          <w:p w14:paraId="569DF042"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F4D74" w14:paraId="68C5844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11840CC" w14:textId="77777777" w:rsidR="007F4D74" w:rsidRDefault="007F4D74" w:rsidP="00D851B1">
            <w:r>
              <w:t>Response payload format</w:t>
            </w:r>
          </w:p>
        </w:tc>
        <w:tc>
          <w:tcPr>
            <w:tcW w:w="6115" w:type="dxa"/>
          </w:tcPr>
          <w:p w14:paraId="1A7A8177" w14:textId="77777777" w:rsidR="007F4D74" w:rsidRPr="000B1295"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0B1295">
              <w:rPr>
                <w:i/>
                <w:iCs/>
              </w:rPr>
              <w:t>None</w:t>
            </w:r>
          </w:p>
        </w:tc>
      </w:tr>
      <w:tr w:rsidR="007F4D74" w14:paraId="4A838125"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C707929" w14:textId="77777777" w:rsidR="007F4D74" w:rsidRDefault="007F4D74" w:rsidP="00D851B1">
            <w:r>
              <w:t>Required features</w:t>
            </w:r>
          </w:p>
        </w:tc>
        <w:tc>
          <w:tcPr>
            <w:tcW w:w="6115" w:type="dxa"/>
          </w:tcPr>
          <w:p w14:paraId="01E5087E"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1109B9">
              <w:t>ECP_FEATURE_CH_IO</w:t>
            </w:r>
          </w:p>
        </w:tc>
      </w:tr>
      <w:tr w:rsidR="007F4D74" w14:paraId="3C2F0B9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1FE4B33" w14:textId="77777777" w:rsidR="007F4D74" w:rsidRDefault="007F4D74" w:rsidP="00D851B1">
            <w:r>
              <w:t>Availability</w:t>
            </w:r>
          </w:p>
        </w:tc>
        <w:tc>
          <w:tcPr>
            <w:tcW w:w="6115" w:type="dxa"/>
          </w:tcPr>
          <w:p w14:paraId="7964B796" w14:textId="77777777" w:rsidR="008C37A9" w:rsidRDefault="008C37A9" w:rsidP="008C37A9">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6F4B70B0" w14:textId="27E3F326" w:rsidR="007F4D74" w:rsidRPr="00E04E1D" w:rsidRDefault="008C37A9" w:rsidP="008C37A9">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1B4B210C" w14:textId="3632B6BA" w:rsidR="007125A2" w:rsidRDefault="007125A2" w:rsidP="007125A2">
      <w:pPr>
        <w:pStyle w:val="Heading2"/>
      </w:pPr>
      <w:bookmarkStart w:id="319" w:name="_Toc226546739"/>
      <w:r>
        <w:t>Command 0x1100: ECP_CMD_LED_COLOR</w:t>
      </w:r>
      <w:bookmarkEnd w:id="319"/>
    </w:p>
    <w:p w14:paraId="1F6975CC" w14:textId="20154F7A" w:rsidR="007125A2" w:rsidRPr="00E61913" w:rsidRDefault="007125A2" w:rsidP="007125A2">
      <w:r>
        <w:t>Set the color(s) of an LED.</w:t>
      </w:r>
    </w:p>
    <w:tbl>
      <w:tblPr>
        <w:tblStyle w:val="GridTable5Dark-Accent1"/>
        <w:tblW w:w="0" w:type="auto"/>
        <w:jc w:val="center"/>
        <w:tblLook w:val="0680" w:firstRow="0" w:lastRow="0" w:firstColumn="1" w:lastColumn="0" w:noHBand="1" w:noVBand="1"/>
      </w:tblPr>
      <w:tblGrid>
        <w:gridCol w:w="3235"/>
        <w:gridCol w:w="6115"/>
      </w:tblGrid>
      <w:tr w:rsidR="007125A2" w14:paraId="1CA2DD0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BD8C90F" w14:textId="77777777" w:rsidR="007125A2" w:rsidRDefault="007125A2" w:rsidP="00D851B1">
            <w:r>
              <w:t>Command ID</w:t>
            </w:r>
          </w:p>
        </w:tc>
        <w:tc>
          <w:tcPr>
            <w:tcW w:w="6115" w:type="dxa"/>
          </w:tcPr>
          <w:p w14:paraId="36A615E6" w14:textId="27106E25" w:rsidR="007125A2" w:rsidRDefault="007125A2" w:rsidP="00D851B1">
            <w:pPr>
              <w:cnfStyle w:val="000000000000" w:firstRow="0" w:lastRow="0" w:firstColumn="0" w:lastColumn="0" w:oddVBand="0" w:evenVBand="0" w:oddHBand="0" w:evenHBand="0" w:firstRowFirstColumn="0" w:firstRowLastColumn="0" w:lastRowFirstColumn="0" w:lastRowLastColumn="0"/>
            </w:pPr>
            <w:r>
              <w:t>0x1100</w:t>
            </w:r>
          </w:p>
        </w:tc>
      </w:tr>
      <w:tr w:rsidR="007125A2" w14:paraId="0C0495C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F06A339" w14:textId="77777777" w:rsidR="007125A2" w:rsidRDefault="007125A2" w:rsidP="00D851B1">
            <w:r>
              <w:t>Name</w:t>
            </w:r>
          </w:p>
        </w:tc>
        <w:tc>
          <w:tcPr>
            <w:tcW w:w="6115" w:type="dxa"/>
          </w:tcPr>
          <w:p w14:paraId="2CB08C56" w14:textId="6B6ECC79" w:rsidR="007125A2" w:rsidRDefault="007125A2" w:rsidP="00D851B1">
            <w:pPr>
              <w:cnfStyle w:val="000000000000" w:firstRow="0" w:lastRow="0" w:firstColumn="0" w:lastColumn="0" w:oddVBand="0" w:evenVBand="0" w:oddHBand="0" w:evenHBand="0" w:firstRowFirstColumn="0" w:firstRowLastColumn="0" w:lastRowFirstColumn="0" w:lastRowLastColumn="0"/>
            </w:pPr>
            <w:r>
              <w:t>Set LED color</w:t>
            </w:r>
          </w:p>
        </w:tc>
      </w:tr>
      <w:tr w:rsidR="007125A2" w14:paraId="410DD81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6F311FE" w14:textId="77777777" w:rsidR="007125A2" w:rsidRDefault="007125A2" w:rsidP="00D851B1">
            <w:r>
              <w:t>Command revision</w:t>
            </w:r>
          </w:p>
        </w:tc>
        <w:tc>
          <w:tcPr>
            <w:tcW w:w="6115" w:type="dxa"/>
          </w:tcPr>
          <w:p w14:paraId="56060C2C" w14:textId="77777777" w:rsidR="007125A2" w:rsidRDefault="007125A2" w:rsidP="00D851B1">
            <w:pPr>
              <w:cnfStyle w:val="000000000000" w:firstRow="0" w:lastRow="0" w:firstColumn="0" w:lastColumn="0" w:oddVBand="0" w:evenVBand="0" w:oddHBand="0" w:evenHBand="0" w:firstRowFirstColumn="0" w:firstRowLastColumn="0" w:lastRowFirstColumn="0" w:lastRowLastColumn="0"/>
            </w:pPr>
            <w:r>
              <w:t>1</w:t>
            </w:r>
          </w:p>
        </w:tc>
      </w:tr>
      <w:tr w:rsidR="007125A2" w14:paraId="5279B75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B27B79B" w14:textId="77777777" w:rsidR="007125A2" w:rsidRDefault="007125A2" w:rsidP="00D851B1">
            <w:r>
              <w:t>Request payload format</w:t>
            </w:r>
          </w:p>
        </w:tc>
        <w:tc>
          <w:tcPr>
            <w:tcW w:w="6115" w:type="dxa"/>
          </w:tcPr>
          <w:p w14:paraId="431B6D85" w14:textId="77777777" w:rsidR="007125A2" w:rsidRPr="009B05C4" w:rsidRDefault="007125A2"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0E454DE7" w14:textId="3392614D" w:rsidR="007125A2" w:rsidRDefault="00281DBE"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125A2" w:rsidRPr="009B05C4">
              <w:rPr>
                <w:rFonts w:ascii="Aptos Mono" w:hAnsi="Aptos Mono"/>
                <w:sz w:val="20"/>
                <w:szCs w:val="20"/>
              </w:rPr>
              <w:t>uint</w:t>
            </w:r>
            <w:r w:rsidR="007125A2">
              <w:rPr>
                <w:rFonts w:ascii="Aptos Mono" w:hAnsi="Aptos Mono"/>
                <w:sz w:val="20"/>
                <w:szCs w:val="20"/>
              </w:rPr>
              <w:t>8</w:t>
            </w:r>
            <w:r w:rsidR="007125A2" w:rsidRPr="009B05C4">
              <w:rPr>
                <w:rFonts w:ascii="Aptos Mono" w:hAnsi="Aptos Mono"/>
                <w:sz w:val="20"/>
                <w:szCs w:val="20"/>
              </w:rPr>
              <w:t xml:space="preserve">_t </w:t>
            </w:r>
            <w:r w:rsidR="007125A2">
              <w:rPr>
                <w:rFonts w:ascii="Aptos Mono" w:hAnsi="Aptos Mono"/>
                <w:sz w:val="20"/>
                <w:szCs w:val="20"/>
              </w:rPr>
              <w:t>led; // LED index</w:t>
            </w:r>
          </w:p>
          <w:p w14:paraId="13CA4E71" w14:textId="2DEF3ECF" w:rsidR="007125A2" w:rsidRDefault="00281DBE"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125A2">
              <w:rPr>
                <w:rFonts w:ascii="Aptos Mono" w:hAnsi="Aptos Mono"/>
                <w:sz w:val="20"/>
                <w:szCs w:val="20"/>
              </w:rPr>
              <w:t xml:space="preserve">uint8_t </w:t>
            </w:r>
            <w:proofErr w:type="spellStart"/>
            <w:r w:rsidR="007125A2">
              <w:rPr>
                <w:rFonts w:ascii="Aptos Mono" w:hAnsi="Aptos Mono"/>
                <w:sz w:val="20"/>
                <w:szCs w:val="20"/>
              </w:rPr>
              <w:t>color_count</w:t>
            </w:r>
            <w:proofErr w:type="spellEnd"/>
            <w:r w:rsidR="007125A2">
              <w:rPr>
                <w:rFonts w:ascii="Aptos Mono" w:hAnsi="Aptos Mono"/>
                <w:sz w:val="20"/>
                <w:szCs w:val="20"/>
              </w:rPr>
              <w:t>; // 3 for RGB</w:t>
            </w:r>
          </w:p>
          <w:p w14:paraId="53300F61" w14:textId="5671A44C" w:rsidR="007125A2" w:rsidRDefault="00281DBE"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125A2">
              <w:rPr>
                <w:rFonts w:ascii="Aptos Mono" w:hAnsi="Aptos Mono"/>
                <w:sz w:val="20"/>
                <w:szCs w:val="20"/>
              </w:rPr>
              <w:t xml:space="preserve">uint8_t </w:t>
            </w:r>
            <w:proofErr w:type="gramStart"/>
            <w:r w:rsidR="007125A2">
              <w:rPr>
                <w:rFonts w:ascii="Aptos Mono" w:hAnsi="Aptos Mono"/>
                <w:sz w:val="20"/>
                <w:szCs w:val="20"/>
              </w:rPr>
              <w:t>colors[</w:t>
            </w:r>
            <w:proofErr w:type="gramEnd"/>
            <w:r w:rsidR="007125A2">
              <w:rPr>
                <w:rFonts w:ascii="Aptos Mono" w:hAnsi="Aptos Mono"/>
                <w:sz w:val="20"/>
                <w:szCs w:val="20"/>
              </w:rPr>
              <w:t>]; // color intensity, 0-255</w:t>
            </w:r>
          </w:p>
          <w:p w14:paraId="2E216703" w14:textId="6A123747" w:rsidR="007125A2" w:rsidRPr="00A77530" w:rsidRDefault="007125A2" w:rsidP="007125A2">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125A2" w14:paraId="310741A1"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27AF82B" w14:textId="77777777" w:rsidR="007125A2" w:rsidRDefault="007125A2" w:rsidP="00D851B1">
            <w:r>
              <w:t>Response payload format</w:t>
            </w:r>
          </w:p>
        </w:tc>
        <w:tc>
          <w:tcPr>
            <w:tcW w:w="6115" w:type="dxa"/>
          </w:tcPr>
          <w:p w14:paraId="628F5D9D" w14:textId="2847EB14" w:rsidR="007125A2" w:rsidRPr="000B1295" w:rsidRDefault="007125A2" w:rsidP="007125A2">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125A2" w14:paraId="7D275D6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E6D7F0C" w14:textId="77777777" w:rsidR="007125A2" w:rsidRDefault="007125A2" w:rsidP="00D851B1">
            <w:r>
              <w:t>Required features</w:t>
            </w:r>
          </w:p>
        </w:tc>
        <w:tc>
          <w:tcPr>
            <w:tcW w:w="6115" w:type="dxa"/>
          </w:tcPr>
          <w:p w14:paraId="49AFED17" w14:textId="1BD8320A" w:rsidR="007125A2" w:rsidRPr="00E04E1D" w:rsidRDefault="007125A2" w:rsidP="00D851B1">
            <w:pPr>
              <w:cnfStyle w:val="000000000000" w:firstRow="0" w:lastRow="0" w:firstColumn="0" w:lastColumn="0" w:oddVBand="0" w:evenVBand="0" w:oddHBand="0" w:evenHBand="0" w:firstRowFirstColumn="0" w:firstRowLastColumn="0" w:lastRowFirstColumn="0" w:lastRowLastColumn="0"/>
              <w:rPr>
                <w:i/>
                <w:iCs/>
              </w:rPr>
            </w:pPr>
            <w:r w:rsidRPr="001109B9">
              <w:t>ECP_FEATURE_</w:t>
            </w:r>
            <w:r>
              <w:t>LED</w:t>
            </w:r>
          </w:p>
        </w:tc>
      </w:tr>
      <w:tr w:rsidR="007125A2" w14:paraId="41AA5FED"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A370E49" w14:textId="77777777" w:rsidR="007125A2" w:rsidRDefault="007125A2" w:rsidP="00D851B1">
            <w:r>
              <w:t>Availability</w:t>
            </w:r>
          </w:p>
        </w:tc>
        <w:tc>
          <w:tcPr>
            <w:tcW w:w="6115" w:type="dxa"/>
          </w:tcPr>
          <w:p w14:paraId="5D2BE6A7" w14:textId="77777777" w:rsidR="007125A2" w:rsidRDefault="007125A2"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783C703A" w14:textId="77777777" w:rsidR="007125A2" w:rsidRPr="00E04E1D" w:rsidRDefault="007125A2"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6CB0EEC9" w14:textId="672D47B7" w:rsidR="007125A2" w:rsidRDefault="007125A2" w:rsidP="007125A2">
      <w:pPr>
        <w:pStyle w:val="Heading2"/>
      </w:pPr>
      <w:bookmarkStart w:id="320" w:name="_Toc226546740"/>
      <w:r>
        <w:t>Command 0x1101: ECP_CMD_LED_BRIGHTNESS</w:t>
      </w:r>
      <w:bookmarkEnd w:id="320"/>
    </w:p>
    <w:p w14:paraId="616BAB08" w14:textId="69039F73" w:rsidR="007125A2" w:rsidRDefault="007125A2" w:rsidP="007F4D74">
      <w:r>
        <w:t>Set the brightness of an LED.</w:t>
      </w:r>
    </w:p>
    <w:tbl>
      <w:tblPr>
        <w:tblStyle w:val="GridTable5Dark-Accent1"/>
        <w:tblW w:w="0" w:type="auto"/>
        <w:jc w:val="center"/>
        <w:tblLook w:val="0680" w:firstRow="0" w:lastRow="0" w:firstColumn="1" w:lastColumn="0" w:noHBand="1" w:noVBand="1"/>
      </w:tblPr>
      <w:tblGrid>
        <w:gridCol w:w="3235"/>
        <w:gridCol w:w="6115"/>
      </w:tblGrid>
      <w:tr w:rsidR="007125A2" w14:paraId="0CECEEF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9495EA3" w14:textId="77777777" w:rsidR="007125A2" w:rsidRDefault="007125A2" w:rsidP="00D851B1">
            <w:r>
              <w:t>Command ID</w:t>
            </w:r>
          </w:p>
        </w:tc>
        <w:tc>
          <w:tcPr>
            <w:tcW w:w="6115" w:type="dxa"/>
          </w:tcPr>
          <w:p w14:paraId="0EC093A6" w14:textId="1A117CFC" w:rsidR="007125A2" w:rsidRDefault="007125A2" w:rsidP="00D851B1">
            <w:pPr>
              <w:cnfStyle w:val="000000000000" w:firstRow="0" w:lastRow="0" w:firstColumn="0" w:lastColumn="0" w:oddVBand="0" w:evenVBand="0" w:oddHBand="0" w:evenHBand="0" w:firstRowFirstColumn="0" w:firstRowLastColumn="0" w:lastRowFirstColumn="0" w:lastRowLastColumn="0"/>
            </w:pPr>
            <w:r>
              <w:t>0x1101</w:t>
            </w:r>
          </w:p>
        </w:tc>
      </w:tr>
      <w:tr w:rsidR="007125A2" w14:paraId="4478E18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89770C2" w14:textId="77777777" w:rsidR="007125A2" w:rsidRDefault="007125A2" w:rsidP="00D851B1">
            <w:r>
              <w:t>Name</w:t>
            </w:r>
          </w:p>
        </w:tc>
        <w:tc>
          <w:tcPr>
            <w:tcW w:w="6115" w:type="dxa"/>
          </w:tcPr>
          <w:p w14:paraId="64CDC12E" w14:textId="010DCE7A" w:rsidR="007125A2" w:rsidRDefault="007125A2" w:rsidP="00D851B1">
            <w:pPr>
              <w:cnfStyle w:val="000000000000" w:firstRow="0" w:lastRow="0" w:firstColumn="0" w:lastColumn="0" w:oddVBand="0" w:evenVBand="0" w:oddHBand="0" w:evenHBand="0" w:firstRowFirstColumn="0" w:firstRowLastColumn="0" w:lastRowFirstColumn="0" w:lastRowLastColumn="0"/>
            </w:pPr>
            <w:r>
              <w:t>Set LED brightness</w:t>
            </w:r>
          </w:p>
        </w:tc>
      </w:tr>
      <w:tr w:rsidR="007125A2" w14:paraId="311FBDA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C71778C" w14:textId="77777777" w:rsidR="007125A2" w:rsidRDefault="007125A2" w:rsidP="00D851B1">
            <w:r>
              <w:t>Command revision</w:t>
            </w:r>
          </w:p>
        </w:tc>
        <w:tc>
          <w:tcPr>
            <w:tcW w:w="6115" w:type="dxa"/>
          </w:tcPr>
          <w:p w14:paraId="58041ED5" w14:textId="77777777" w:rsidR="007125A2" w:rsidRDefault="007125A2" w:rsidP="00D851B1">
            <w:pPr>
              <w:cnfStyle w:val="000000000000" w:firstRow="0" w:lastRow="0" w:firstColumn="0" w:lastColumn="0" w:oddVBand="0" w:evenVBand="0" w:oddHBand="0" w:evenHBand="0" w:firstRowFirstColumn="0" w:firstRowLastColumn="0" w:lastRowFirstColumn="0" w:lastRowLastColumn="0"/>
            </w:pPr>
            <w:r>
              <w:t>1</w:t>
            </w:r>
          </w:p>
        </w:tc>
      </w:tr>
      <w:tr w:rsidR="007125A2" w14:paraId="1AA19431"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9BB7534" w14:textId="77777777" w:rsidR="007125A2" w:rsidRDefault="007125A2" w:rsidP="00D851B1">
            <w:r>
              <w:t>Request payload format</w:t>
            </w:r>
          </w:p>
        </w:tc>
        <w:tc>
          <w:tcPr>
            <w:tcW w:w="6115" w:type="dxa"/>
          </w:tcPr>
          <w:p w14:paraId="09BEC6DF" w14:textId="77777777" w:rsidR="007125A2" w:rsidRPr="009B05C4" w:rsidRDefault="007125A2"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20EF800B" w14:textId="23D462C2" w:rsidR="007A172B" w:rsidRDefault="00281DBE"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125A2" w:rsidRPr="009B05C4">
              <w:rPr>
                <w:rFonts w:ascii="Aptos Mono" w:hAnsi="Aptos Mono"/>
                <w:sz w:val="20"/>
                <w:szCs w:val="20"/>
              </w:rPr>
              <w:t>uint</w:t>
            </w:r>
            <w:r w:rsidR="007125A2">
              <w:rPr>
                <w:rFonts w:ascii="Aptos Mono" w:hAnsi="Aptos Mono"/>
                <w:sz w:val="20"/>
                <w:szCs w:val="20"/>
              </w:rPr>
              <w:t>8</w:t>
            </w:r>
            <w:r w:rsidR="007125A2" w:rsidRPr="009B05C4">
              <w:rPr>
                <w:rFonts w:ascii="Aptos Mono" w:hAnsi="Aptos Mono"/>
                <w:sz w:val="20"/>
                <w:szCs w:val="20"/>
              </w:rPr>
              <w:t xml:space="preserve">_t </w:t>
            </w:r>
            <w:r w:rsidR="007125A2">
              <w:rPr>
                <w:rFonts w:ascii="Aptos Mono" w:hAnsi="Aptos Mono"/>
                <w:sz w:val="20"/>
                <w:szCs w:val="20"/>
              </w:rPr>
              <w:t>led; // LED index</w:t>
            </w:r>
            <w:r w:rsidR="007A172B">
              <w:rPr>
                <w:rFonts w:ascii="Aptos Mono" w:hAnsi="Aptos Mono"/>
                <w:sz w:val="20"/>
                <w:szCs w:val="20"/>
              </w:rPr>
              <w:t xml:space="preserve"> (0xFF for all)</w:t>
            </w:r>
          </w:p>
          <w:p w14:paraId="5B45A65C" w14:textId="50A4A54D" w:rsidR="007125A2" w:rsidRDefault="00281DBE" w:rsidP="007125A2">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lastRenderedPageBreak/>
              <w:t xml:space="preserve">  </w:t>
            </w:r>
            <w:r w:rsidR="007125A2">
              <w:rPr>
                <w:rFonts w:ascii="Aptos Mono" w:hAnsi="Aptos Mono"/>
                <w:sz w:val="20"/>
                <w:szCs w:val="20"/>
              </w:rPr>
              <w:t xml:space="preserve">uint8_t </w:t>
            </w:r>
            <w:r w:rsidR="007A172B">
              <w:rPr>
                <w:rFonts w:ascii="Aptos Mono" w:hAnsi="Aptos Mono"/>
                <w:sz w:val="20"/>
                <w:szCs w:val="20"/>
              </w:rPr>
              <w:t>brightness</w:t>
            </w:r>
            <w:r w:rsidR="007125A2">
              <w:rPr>
                <w:rFonts w:ascii="Aptos Mono" w:hAnsi="Aptos Mono"/>
                <w:sz w:val="20"/>
                <w:szCs w:val="20"/>
              </w:rPr>
              <w:t xml:space="preserve">; // </w:t>
            </w:r>
            <w:r w:rsidR="007A172B">
              <w:rPr>
                <w:rFonts w:ascii="Aptos Mono" w:hAnsi="Aptos Mono"/>
                <w:sz w:val="20"/>
                <w:szCs w:val="20"/>
              </w:rPr>
              <w:t xml:space="preserve">overall brightness, </w:t>
            </w:r>
            <w:r w:rsidR="007125A2">
              <w:rPr>
                <w:rFonts w:ascii="Aptos Mono" w:hAnsi="Aptos Mono"/>
                <w:sz w:val="20"/>
                <w:szCs w:val="20"/>
              </w:rPr>
              <w:t>0-255</w:t>
            </w:r>
          </w:p>
          <w:p w14:paraId="740C6592" w14:textId="1A0BF649" w:rsidR="007125A2" w:rsidRPr="00A77530" w:rsidRDefault="007125A2" w:rsidP="007125A2">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7125A2" w14:paraId="0CFE9EA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3BEE2E8" w14:textId="77777777" w:rsidR="007125A2" w:rsidRDefault="007125A2" w:rsidP="00D851B1">
            <w:r>
              <w:lastRenderedPageBreak/>
              <w:t>Response payload format</w:t>
            </w:r>
          </w:p>
        </w:tc>
        <w:tc>
          <w:tcPr>
            <w:tcW w:w="6115" w:type="dxa"/>
          </w:tcPr>
          <w:p w14:paraId="37247739" w14:textId="001E9920" w:rsidR="007125A2" w:rsidRPr="000B1295" w:rsidRDefault="007125A2" w:rsidP="00D851B1">
            <w:pPr>
              <w:cnfStyle w:val="000000000000" w:firstRow="0" w:lastRow="0" w:firstColumn="0" w:lastColumn="0" w:oddVBand="0" w:evenVBand="0" w:oddHBand="0" w:evenHBand="0" w:firstRowFirstColumn="0" w:firstRowLastColumn="0" w:lastRowFirstColumn="0" w:lastRowLastColumn="0"/>
              <w:rPr>
                <w:i/>
                <w:iCs/>
              </w:rPr>
            </w:pPr>
            <w:r>
              <w:rPr>
                <w:i/>
                <w:iCs/>
              </w:rPr>
              <w:t>None</w:t>
            </w:r>
          </w:p>
        </w:tc>
      </w:tr>
      <w:tr w:rsidR="007125A2" w14:paraId="6C9BF6E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F191116" w14:textId="77777777" w:rsidR="007125A2" w:rsidRDefault="007125A2" w:rsidP="00D851B1">
            <w:r>
              <w:t>Required features</w:t>
            </w:r>
          </w:p>
        </w:tc>
        <w:tc>
          <w:tcPr>
            <w:tcW w:w="6115" w:type="dxa"/>
          </w:tcPr>
          <w:p w14:paraId="1FB1371C" w14:textId="77777777" w:rsidR="007125A2" w:rsidRPr="00E04E1D" w:rsidRDefault="007125A2" w:rsidP="00D851B1">
            <w:pPr>
              <w:cnfStyle w:val="000000000000" w:firstRow="0" w:lastRow="0" w:firstColumn="0" w:lastColumn="0" w:oddVBand="0" w:evenVBand="0" w:oddHBand="0" w:evenHBand="0" w:firstRowFirstColumn="0" w:firstRowLastColumn="0" w:lastRowFirstColumn="0" w:lastRowLastColumn="0"/>
              <w:rPr>
                <w:i/>
                <w:iCs/>
              </w:rPr>
            </w:pPr>
            <w:r w:rsidRPr="001109B9">
              <w:t>ECP_FEATURE_</w:t>
            </w:r>
            <w:r>
              <w:t>LED</w:t>
            </w:r>
          </w:p>
        </w:tc>
      </w:tr>
      <w:tr w:rsidR="007125A2" w14:paraId="1999C6D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65BCB91" w14:textId="77777777" w:rsidR="007125A2" w:rsidRDefault="007125A2" w:rsidP="00D851B1">
            <w:r>
              <w:t>Availability</w:t>
            </w:r>
          </w:p>
        </w:tc>
        <w:tc>
          <w:tcPr>
            <w:tcW w:w="6115" w:type="dxa"/>
          </w:tcPr>
          <w:p w14:paraId="7A9D56CF" w14:textId="77777777" w:rsidR="007125A2" w:rsidRDefault="007125A2"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01183AF0" w14:textId="77777777" w:rsidR="007125A2" w:rsidRPr="00E04E1D" w:rsidRDefault="007125A2"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286057D9" w14:textId="6658B0D5" w:rsidR="00162E87" w:rsidRDefault="00162E87" w:rsidP="00162E87">
      <w:pPr>
        <w:pStyle w:val="Heading2"/>
      </w:pPr>
      <w:bookmarkStart w:id="321" w:name="_Toc226546741"/>
      <w:r>
        <w:t>Command 0x1200: ECP_CMD_GPIO_CONFIG</w:t>
      </w:r>
      <w:bookmarkEnd w:id="321"/>
    </w:p>
    <w:p w14:paraId="1316F999" w14:textId="029E12E3" w:rsidR="00162E87" w:rsidRDefault="00162E87" w:rsidP="00162E87">
      <w:r>
        <w:t>Configure available GPIO.</w:t>
      </w:r>
      <w:r w:rsidR="00DA5C87">
        <w:t xml:space="preserve"> The mask field indicates which bits of the direction field should be changed. Use a mask of 0x0000 to retrieve the current configuration without modifying it. Use a mask of 0xFFFF to configure all GPIO.</w:t>
      </w:r>
    </w:p>
    <w:p w14:paraId="63E40438" w14:textId="68EFB767" w:rsidR="00DA5C87" w:rsidRDefault="00DA5C87" w:rsidP="00162E87">
      <w:r>
        <w:t>Default GPIO configuration depends on ECP implementation. GPIO mapping and availability depends on ECP implementation.</w:t>
      </w:r>
    </w:p>
    <w:p w14:paraId="7D588A93" w14:textId="34E24A86" w:rsidR="008D0DD3" w:rsidRPr="00E61913" w:rsidRDefault="008D0DD3" w:rsidP="00162E87">
      <w:proofErr w:type="gramStart"/>
      <w:r>
        <w:t>The ECP</w:t>
      </w:r>
      <w:proofErr w:type="gramEnd"/>
      <w:r>
        <w:t xml:space="preserve"> SHALL </w:t>
      </w:r>
      <w:proofErr w:type="gramStart"/>
      <w:r>
        <w:t>ignore</w:t>
      </w:r>
      <w:proofErr w:type="gramEnd"/>
      <w:r>
        <w:t xml:space="preserve"> attempts to configure unsupported GPIO. </w:t>
      </w:r>
    </w:p>
    <w:tbl>
      <w:tblPr>
        <w:tblStyle w:val="GridTable5Dark-Accent1"/>
        <w:tblW w:w="0" w:type="auto"/>
        <w:jc w:val="center"/>
        <w:tblLook w:val="0680" w:firstRow="0" w:lastRow="0" w:firstColumn="1" w:lastColumn="0" w:noHBand="1" w:noVBand="1"/>
      </w:tblPr>
      <w:tblGrid>
        <w:gridCol w:w="3235"/>
        <w:gridCol w:w="6115"/>
      </w:tblGrid>
      <w:tr w:rsidR="00162E87" w14:paraId="7E262BC1"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3722D48" w14:textId="77777777" w:rsidR="00162E87" w:rsidRDefault="00162E87" w:rsidP="00D851B1">
            <w:r>
              <w:t>Command ID</w:t>
            </w:r>
          </w:p>
        </w:tc>
        <w:tc>
          <w:tcPr>
            <w:tcW w:w="6115" w:type="dxa"/>
          </w:tcPr>
          <w:p w14:paraId="7E402707" w14:textId="6014B799" w:rsidR="00162E87" w:rsidRDefault="00162E87" w:rsidP="00D851B1">
            <w:pPr>
              <w:cnfStyle w:val="000000000000" w:firstRow="0" w:lastRow="0" w:firstColumn="0" w:lastColumn="0" w:oddVBand="0" w:evenVBand="0" w:oddHBand="0" w:evenHBand="0" w:firstRowFirstColumn="0" w:firstRowLastColumn="0" w:lastRowFirstColumn="0" w:lastRowLastColumn="0"/>
            </w:pPr>
            <w:r>
              <w:t>0x1</w:t>
            </w:r>
            <w:r w:rsidR="00DA5C87">
              <w:t>200</w:t>
            </w:r>
          </w:p>
        </w:tc>
      </w:tr>
      <w:tr w:rsidR="00162E87" w14:paraId="6D7DB3A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96980D4" w14:textId="77777777" w:rsidR="00162E87" w:rsidRDefault="00162E87" w:rsidP="00D851B1">
            <w:r>
              <w:t>Name</w:t>
            </w:r>
          </w:p>
        </w:tc>
        <w:tc>
          <w:tcPr>
            <w:tcW w:w="6115" w:type="dxa"/>
          </w:tcPr>
          <w:p w14:paraId="7F800646" w14:textId="0FB69112" w:rsidR="00162E87" w:rsidRDefault="00162E87" w:rsidP="00D851B1">
            <w:pPr>
              <w:cnfStyle w:val="000000000000" w:firstRow="0" w:lastRow="0" w:firstColumn="0" w:lastColumn="0" w:oddVBand="0" w:evenVBand="0" w:oddHBand="0" w:evenHBand="0" w:firstRowFirstColumn="0" w:firstRowLastColumn="0" w:lastRowFirstColumn="0" w:lastRowLastColumn="0"/>
            </w:pPr>
            <w:r>
              <w:t>Configure GPIO</w:t>
            </w:r>
          </w:p>
        </w:tc>
      </w:tr>
      <w:tr w:rsidR="00162E87" w14:paraId="73B35F1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A61C9D7" w14:textId="77777777" w:rsidR="00162E87" w:rsidRDefault="00162E87" w:rsidP="00D851B1">
            <w:r>
              <w:t>Command revision</w:t>
            </w:r>
          </w:p>
        </w:tc>
        <w:tc>
          <w:tcPr>
            <w:tcW w:w="6115" w:type="dxa"/>
          </w:tcPr>
          <w:p w14:paraId="6488EB2F" w14:textId="77777777" w:rsidR="00162E87" w:rsidRDefault="00162E87" w:rsidP="00D851B1">
            <w:pPr>
              <w:cnfStyle w:val="000000000000" w:firstRow="0" w:lastRow="0" w:firstColumn="0" w:lastColumn="0" w:oddVBand="0" w:evenVBand="0" w:oddHBand="0" w:evenHBand="0" w:firstRowFirstColumn="0" w:firstRowLastColumn="0" w:lastRowFirstColumn="0" w:lastRowLastColumn="0"/>
            </w:pPr>
            <w:r>
              <w:t>1</w:t>
            </w:r>
          </w:p>
        </w:tc>
      </w:tr>
      <w:tr w:rsidR="00162E87" w14:paraId="50402B5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354AABC" w14:textId="77777777" w:rsidR="00162E87" w:rsidRDefault="00162E87" w:rsidP="00D851B1">
            <w:r>
              <w:t>Request payload format</w:t>
            </w:r>
          </w:p>
        </w:tc>
        <w:tc>
          <w:tcPr>
            <w:tcW w:w="6115" w:type="dxa"/>
          </w:tcPr>
          <w:p w14:paraId="2226C7FD" w14:textId="77777777" w:rsidR="00162E87" w:rsidRPr="009B05C4" w:rsidRDefault="00162E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44D2F8A5" w14:textId="7E36285E" w:rsidR="00162E87" w:rsidRDefault="00162E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Pr="009B05C4">
              <w:rPr>
                <w:rFonts w:ascii="Aptos Mono" w:hAnsi="Aptos Mono"/>
                <w:sz w:val="20"/>
                <w:szCs w:val="20"/>
              </w:rPr>
              <w:t>uint</w:t>
            </w:r>
            <w:r w:rsidR="00DA5C87">
              <w:rPr>
                <w:rFonts w:ascii="Aptos Mono" w:hAnsi="Aptos Mono"/>
                <w:sz w:val="20"/>
                <w:szCs w:val="20"/>
              </w:rPr>
              <w:t>16</w:t>
            </w:r>
            <w:r w:rsidRPr="009B05C4">
              <w:rPr>
                <w:rFonts w:ascii="Aptos Mono" w:hAnsi="Aptos Mono"/>
                <w:sz w:val="20"/>
                <w:szCs w:val="20"/>
              </w:rPr>
              <w:t xml:space="preserve">_t </w:t>
            </w:r>
            <w:r w:rsidR="00DA5C87">
              <w:rPr>
                <w:rFonts w:ascii="Aptos Mono" w:hAnsi="Aptos Mono"/>
                <w:sz w:val="20"/>
                <w:szCs w:val="20"/>
              </w:rPr>
              <w:t>direction</w:t>
            </w:r>
            <w:r>
              <w:rPr>
                <w:rFonts w:ascii="Aptos Mono" w:hAnsi="Aptos Mono"/>
                <w:sz w:val="20"/>
                <w:szCs w:val="20"/>
              </w:rPr>
              <w:t>;</w:t>
            </w:r>
            <w:r w:rsidR="00DA5C87">
              <w:rPr>
                <w:rFonts w:ascii="Aptos Mono" w:hAnsi="Aptos Mono"/>
                <w:sz w:val="20"/>
                <w:szCs w:val="20"/>
              </w:rPr>
              <w:t xml:space="preserve"> // 0: output, 1: input</w:t>
            </w:r>
          </w:p>
          <w:p w14:paraId="64CCFB22" w14:textId="05BFF813" w:rsidR="00DA5C87" w:rsidRDefault="00DA5C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uint16_t mask;</w:t>
            </w:r>
          </w:p>
          <w:p w14:paraId="6D2219AE" w14:textId="77777777" w:rsidR="00162E87" w:rsidRPr="00A77530" w:rsidRDefault="00162E87"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162E87" w14:paraId="2B8BE15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8CB5749" w14:textId="77777777" w:rsidR="00162E87" w:rsidRDefault="00162E87" w:rsidP="00D851B1">
            <w:r>
              <w:t>Response payload format</w:t>
            </w:r>
          </w:p>
        </w:tc>
        <w:tc>
          <w:tcPr>
            <w:tcW w:w="6115" w:type="dxa"/>
          </w:tcPr>
          <w:p w14:paraId="5F20958F" w14:textId="77777777" w:rsidR="00DA5C87" w:rsidRPr="009B05C4" w:rsidRDefault="00DA5C87" w:rsidP="00DA5C87">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00167C93" w14:textId="77777777" w:rsidR="00DA5C87" w:rsidRDefault="00DA5C87" w:rsidP="00DA5C87">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Pr="009B05C4">
              <w:rPr>
                <w:rFonts w:ascii="Aptos Mono" w:hAnsi="Aptos Mono"/>
                <w:sz w:val="20"/>
                <w:szCs w:val="20"/>
              </w:rPr>
              <w:t>uint</w:t>
            </w:r>
            <w:r>
              <w:rPr>
                <w:rFonts w:ascii="Aptos Mono" w:hAnsi="Aptos Mono"/>
                <w:sz w:val="20"/>
                <w:szCs w:val="20"/>
              </w:rPr>
              <w:t>16</w:t>
            </w:r>
            <w:r w:rsidRPr="009B05C4">
              <w:rPr>
                <w:rFonts w:ascii="Aptos Mono" w:hAnsi="Aptos Mono"/>
                <w:sz w:val="20"/>
                <w:szCs w:val="20"/>
              </w:rPr>
              <w:t xml:space="preserve">_t </w:t>
            </w:r>
            <w:r>
              <w:rPr>
                <w:rFonts w:ascii="Aptos Mono" w:hAnsi="Aptos Mono"/>
                <w:sz w:val="20"/>
                <w:szCs w:val="20"/>
              </w:rPr>
              <w:t>direction; // 0: output, 1: input</w:t>
            </w:r>
          </w:p>
          <w:p w14:paraId="3BE06B94" w14:textId="4C1D289D" w:rsidR="00162E87" w:rsidRPr="000B1295" w:rsidRDefault="00DA5C87" w:rsidP="00DA5C87">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162E87" w14:paraId="6AF4E66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0516309" w14:textId="77777777" w:rsidR="00162E87" w:rsidRDefault="00162E87" w:rsidP="00D851B1">
            <w:r>
              <w:t>Required features</w:t>
            </w:r>
          </w:p>
        </w:tc>
        <w:tc>
          <w:tcPr>
            <w:tcW w:w="6115" w:type="dxa"/>
          </w:tcPr>
          <w:p w14:paraId="3D51173A" w14:textId="1341F94A" w:rsidR="00162E87" w:rsidRPr="00E04E1D" w:rsidRDefault="00162E87" w:rsidP="00D851B1">
            <w:pPr>
              <w:cnfStyle w:val="000000000000" w:firstRow="0" w:lastRow="0" w:firstColumn="0" w:lastColumn="0" w:oddVBand="0" w:evenVBand="0" w:oddHBand="0" w:evenHBand="0" w:firstRowFirstColumn="0" w:firstRowLastColumn="0" w:lastRowFirstColumn="0" w:lastRowLastColumn="0"/>
              <w:rPr>
                <w:i/>
                <w:iCs/>
              </w:rPr>
            </w:pPr>
            <w:r w:rsidRPr="001109B9">
              <w:t>ECP_FEATURE_</w:t>
            </w:r>
            <w:r w:rsidR="00DA5C87">
              <w:t>GPIO</w:t>
            </w:r>
          </w:p>
        </w:tc>
      </w:tr>
      <w:tr w:rsidR="00162E87" w14:paraId="21110E65"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0390C69" w14:textId="77777777" w:rsidR="00162E87" w:rsidRDefault="00162E87" w:rsidP="00D851B1">
            <w:r>
              <w:t>Availability</w:t>
            </w:r>
          </w:p>
        </w:tc>
        <w:tc>
          <w:tcPr>
            <w:tcW w:w="6115" w:type="dxa"/>
          </w:tcPr>
          <w:p w14:paraId="379DFB20" w14:textId="548CBE7B" w:rsidR="00162E87" w:rsidRDefault="00DA5C87"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rsidR="00162E87">
              <w:t>Unconfigured</w:t>
            </w:r>
          </w:p>
          <w:p w14:paraId="42B7D271" w14:textId="77777777" w:rsidR="00162E87" w:rsidRPr="00E04E1D" w:rsidRDefault="00162E87"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139D0664" w14:textId="5CA9F5F7" w:rsidR="00DA5C87" w:rsidRDefault="00DA5C87" w:rsidP="00DA5C87">
      <w:pPr>
        <w:pStyle w:val="Heading2"/>
      </w:pPr>
      <w:bookmarkStart w:id="322" w:name="_Toc226546742"/>
      <w:r>
        <w:t>Command 0x1201: ECP_CMD_GPIO</w:t>
      </w:r>
      <w:bookmarkEnd w:id="322"/>
    </w:p>
    <w:p w14:paraId="0A0AF689" w14:textId="27890494" w:rsidR="00DA5C87" w:rsidRDefault="00DA5C87" w:rsidP="00DA5C87">
      <w:r>
        <w:t>Get/set available GPIO. The mask field indicates which bits of the output</w:t>
      </w:r>
      <w:r w:rsidR="008D0DD3">
        <w:t>s</w:t>
      </w:r>
      <w:r>
        <w:t xml:space="preserve"> field should be changed. Use a mask of 0x0000 to retrieve the current values without modifying them. Use a mask of 0xFFFF to write all </w:t>
      </w:r>
      <w:r w:rsidR="008D0DD3">
        <w:t>outputs</w:t>
      </w:r>
      <w:r>
        <w:t>.</w:t>
      </w:r>
    </w:p>
    <w:p w14:paraId="61A08ED4" w14:textId="77777777" w:rsidR="00DA5C87" w:rsidRDefault="00DA5C87" w:rsidP="00DA5C87">
      <w:r>
        <w:t>Default GPIO configuration depends on ECP implementation. GPIO mapping and availability depends on ECP implementation.</w:t>
      </w:r>
    </w:p>
    <w:p w14:paraId="3247000C" w14:textId="265C9F76" w:rsidR="00DA5C87" w:rsidRPr="00E61913" w:rsidRDefault="00DA5C87" w:rsidP="00DA5C87">
      <w:r>
        <w:t xml:space="preserve">The ECP SHALL </w:t>
      </w:r>
      <w:proofErr w:type="gramStart"/>
      <w:r>
        <w:t>ignore</w:t>
      </w:r>
      <w:proofErr w:type="gramEnd"/>
      <w:r>
        <w:t xml:space="preserve"> attempts to set an unsupported GPIO. The ECP SHALL </w:t>
      </w:r>
      <w:proofErr w:type="gramStart"/>
      <w:r>
        <w:t>ignore</w:t>
      </w:r>
      <w:proofErr w:type="gramEnd"/>
      <w:r>
        <w:t xml:space="preserve"> attempts to set GPIO configured as inputs.</w:t>
      </w:r>
    </w:p>
    <w:tbl>
      <w:tblPr>
        <w:tblStyle w:val="GridTable5Dark-Accent1"/>
        <w:tblW w:w="0" w:type="auto"/>
        <w:jc w:val="center"/>
        <w:tblLook w:val="0680" w:firstRow="0" w:lastRow="0" w:firstColumn="1" w:lastColumn="0" w:noHBand="1" w:noVBand="1"/>
      </w:tblPr>
      <w:tblGrid>
        <w:gridCol w:w="3235"/>
        <w:gridCol w:w="6115"/>
      </w:tblGrid>
      <w:tr w:rsidR="00DA5C87" w14:paraId="2E86E5A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7944988" w14:textId="77777777" w:rsidR="00DA5C87" w:rsidRDefault="00DA5C87" w:rsidP="00D851B1">
            <w:r>
              <w:t>Command ID</w:t>
            </w:r>
          </w:p>
        </w:tc>
        <w:tc>
          <w:tcPr>
            <w:tcW w:w="6115" w:type="dxa"/>
          </w:tcPr>
          <w:p w14:paraId="3ED5E389" w14:textId="6D290D20" w:rsidR="00DA5C87" w:rsidRDefault="00DA5C87" w:rsidP="00D851B1">
            <w:pPr>
              <w:cnfStyle w:val="000000000000" w:firstRow="0" w:lastRow="0" w:firstColumn="0" w:lastColumn="0" w:oddVBand="0" w:evenVBand="0" w:oddHBand="0" w:evenHBand="0" w:firstRowFirstColumn="0" w:firstRowLastColumn="0" w:lastRowFirstColumn="0" w:lastRowLastColumn="0"/>
            </w:pPr>
            <w:r>
              <w:t>0x1201</w:t>
            </w:r>
          </w:p>
        </w:tc>
      </w:tr>
      <w:tr w:rsidR="00DA5C87" w14:paraId="2E7BD9EE"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824D3D8" w14:textId="77777777" w:rsidR="00DA5C87" w:rsidRDefault="00DA5C87" w:rsidP="00D851B1">
            <w:r>
              <w:lastRenderedPageBreak/>
              <w:t>Name</w:t>
            </w:r>
          </w:p>
        </w:tc>
        <w:tc>
          <w:tcPr>
            <w:tcW w:w="6115" w:type="dxa"/>
          </w:tcPr>
          <w:p w14:paraId="07DFC456" w14:textId="68A231C8" w:rsidR="00DA5C87" w:rsidRDefault="00DA5C87" w:rsidP="00D851B1">
            <w:pPr>
              <w:cnfStyle w:val="000000000000" w:firstRow="0" w:lastRow="0" w:firstColumn="0" w:lastColumn="0" w:oddVBand="0" w:evenVBand="0" w:oddHBand="0" w:evenHBand="0" w:firstRowFirstColumn="0" w:firstRowLastColumn="0" w:lastRowFirstColumn="0" w:lastRowLastColumn="0"/>
            </w:pPr>
            <w:r>
              <w:t>Get/Set GPIO</w:t>
            </w:r>
          </w:p>
        </w:tc>
      </w:tr>
      <w:tr w:rsidR="00DA5C87" w14:paraId="48238A5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0644C43" w14:textId="77777777" w:rsidR="00DA5C87" w:rsidRDefault="00DA5C87" w:rsidP="00D851B1">
            <w:r>
              <w:t>Command revision</w:t>
            </w:r>
          </w:p>
        </w:tc>
        <w:tc>
          <w:tcPr>
            <w:tcW w:w="6115" w:type="dxa"/>
          </w:tcPr>
          <w:p w14:paraId="02CE8727" w14:textId="77777777" w:rsidR="00DA5C87" w:rsidRDefault="00DA5C87" w:rsidP="00D851B1">
            <w:pPr>
              <w:cnfStyle w:val="000000000000" w:firstRow="0" w:lastRow="0" w:firstColumn="0" w:lastColumn="0" w:oddVBand="0" w:evenVBand="0" w:oddHBand="0" w:evenHBand="0" w:firstRowFirstColumn="0" w:firstRowLastColumn="0" w:lastRowFirstColumn="0" w:lastRowLastColumn="0"/>
            </w:pPr>
            <w:r>
              <w:t>1</w:t>
            </w:r>
          </w:p>
        </w:tc>
      </w:tr>
      <w:tr w:rsidR="00DA5C87" w14:paraId="7B02FB62"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67F9ED4" w14:textId="77777777" w:rsidR="00DA5C87" w:rsidRDefault="00DA5C87" w:rsidP="00D851B1">
            <w:r>
              <w:t>Request payload format</w:t>
            </w:r>
          </w:p>
        </w:tc>
        <w:tc>
          <w:tcPr>
            <w:tcW w:w="6115" w:type="dxa"/>
          </w:tcPr>
          <w:p w14:paraId="38FCE65C" w14:textId="77777777" w:rsidR="00DA5C87" w:rsidRPr="009B05C4" w:rsidRDefault="00DA5C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591E2BDD" w14:textId="4FFA86AF" w:rsidR="00DA5C87" w:rsidRDefault="00DA5C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Pr="009B05C4">
              <w:rPr>
                <w:rFonts w:ascii="Aptos Mono" w:hAnsi="Aptos Mono"/>
                <w:sz w:val="20"/>
                <w:szCs w:val="20"/>
              </w:rPr>
              <w:t>uint</w:t>
            </w:r>
            <w:r>
              <w:rPr>
                <w:rFonts w:ascii="Aptos Mono" w:hAnsi="Aptos Mono"/>
                <w:sz w:val="20"/>
                <w:szCs w:val="20"/>
              </w:rPr>
              <w:t>16</w:t>
            </w:r>
            <w:r w:rsidRPr="009B05C4">
              <w:rPr>
                <w:rFonts w:ascii="Aptos Mono" w:hAnsi="Aptos Mono"/>
                <w:sz w:val="20"/>
                <w:szCs w:val="20"/>
              </w:rPr>
              <w:t xml:space="preserve">_t </w:t>
            </w:r>
            <w:r>
              <w:rPr>
                <w:rFonts w:ascii="Aptos Mono" w:hAnsi="Aptos Mono"/>
                <w:sz w:val="20"/>
                <w:szCs w:val="20"/>
              </w:rPr>
              <w:t>outputs;</w:t>
            </w:r>
          </w:p>
          <w:p w14:paraId="7585B252" w14:textId="47E465C3" w:rsidR="00DA5C87" w:rsidRDefault="00DA5C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uint16_t mask;</w:t>
            </w:r>
          </w:p>
          <w:p w14:paraId="2516E95B" w14:textId="77777777" w:rsidR="00DA5C87" w:rsidRPr="00A77530" w:rsidRDefault="00DA5C87" w:rsidP="00D851B1">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DA5C87" w14:paraId="1F28E907"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C72C8B3" w14:textId="77777777" w:rsidR="00DA5C87" w:rsidRDefault="00DA5C87" w:rsidP="00D851B1">
            <w:r>
              <w:t>Response payload format</w:t>
            </w:r>
          </w:p>
        </w:tc>
        <w:tc>
          <w:tcPr>
            <w:tcW w:w="6115" w:type="dxa"/>
          </w:tcPr>
          <w:p w14:paraId="1A8A5CA9" w14:textId="77777777" w:rsidR="00DA5C87" w:rsidRPr="009B05C4" w:rsidRDefault="00DA5C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49118CDF" w14:textId="2020D1B1" w:rsidR="00DA5C87" w:rsidRDefault="00DA5C87"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Pr="009B05C4">
              <w:rPr>
                <w:rFonts w:ascii="Aptos Mono" w:hAnsi="Aptos Mono"/>
                <w:sz w:val="20"/>
                <w:szCs w:val="20"/>
              </w:rPr>
              <w:t>uint</w:t>
            </w:r>
            <w:r>
              <w:rPr>
                <w:rFonts w:ascii="Aptos Mono" w:hAnsi="Aptos Mono"/>
                <w:sz w:val="20"/>
                <w:szCs w:val="20"/>
              </w:rPr>
              <w:t>16</w:t>
            </w:r>
            <w:r w:rsidRPr="009B05C4">
              <w:rPr>
                <w:rFonts w:ascii="Aptos Mono" w:hAnsi="Aptos Mono"/>
                <w:sz w:val="20"/>
                <w:szCs w:val="20"/>
              </w:rPr>
              <w:t xml:space="preserve">_t </w:t>
            </w:r>
            <w:r>
              <w:rPr>
                <w:rFonts w:ascii="Aptos Mono" w:hAnsi="Aptos Mono"/>
                <w:sz w:val="20"/>
                <w:szCs w:val="20"/>
              </w:rPr>
              <w:t>inputs;</w:t>
            </w:r>
          </w:p>
          <w:p w14:paraId="415619CF" w14:textId="77777777" w:rsidR="00DA5C87" w:rsidRPr="000B1295" w:rsidRDefault="00DA5C87"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DA5C87" w14:paraId="280DC224"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F806850" w14:textId="77777777" w:rsidR="00DA5C87" w:rsidRDefault="00DA5C87" w:rsidP="00D851B1">
            <w:r>
              <w:t>Required features</w:t>
            </w:r>
          </w:p>
        </w:tc>
        <w:tc>
          <w:tcPr>
            <w:tcW w:w="6115" w:type="dxa"/>
          </w:tcPr>
          <w:p w14:paraId="7C2EBCCB" w14:textId="77777777" w:rsidR="00DA5C87" w:rsidRPr="00E04E1D" w:rsidRDefault="00DA5C87" w:rsidP="00D851B1">
            <w:pPr>
              <w:cnfStyle w:val="000000000000" w:firstRow="0" w:lastRow="0" w:firstColumn="0" w:lastColumn="0" w:oddVBand="0" w:evenVBand="0" w:oddHBand="0" w:evenHBand="0" w:firstRowFirstColumn="0" w:firstRowLastColumn="0" w:lastRowFirstColumn="0" w:lastRowLastColumn="0"/>
              <w:rPr>
                <w:i/>
                <w:iCs/>
              </w:rPr>
            </w:pPr>
            <w:r w:rsidRPr="001109B9">
              <w:t>ECP_FEATURE_</w:t>
            </w:r>
            <w:r>
              <w:t>GPIO</w:t>
            </w:r>
          </w:p>
        </w:tc>
      </w:tr>
      <w:tr w:rsidR="00DA5C87" w14:paraId="2128FB8C"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2DDA570" w14:textId="77777777" w:rsidR="00DA5C87" w:rsidRDefault="00DA5C87" w:rsidP="00D851B1">
            <w:r>
              <w:t>Availability</w:t>
            </w:r>
          </w:p>
        </w:tc>
        <w:tc>
          <w:tcPr>
            <w:tcW w:w="6115" w:type="dxa"/>
          </w:tcPr>
          <w:p w14:paraId="7C2082AA" w14:textId="77777777" w:rsidR="00DA5C87" w:rsidRDefault="00DA5C87"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0641B0D1" w14:textId="77777777" w:rsidR="00DA5C87" w:rsidRPr="00E04E1D" w:rsidRDefault="00DA5C87"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357AD33C" w14:textId="64AF33EB" w:rsidR="00E30985" w:rsidRDefault="00E30985" w:rsidP="00FF22FF">
      <w:pPr>
        <w:pStyle w:val="Heading2"/>
      </w:pPr>
      <w:bookmarkStart w:id="323" w:name="_Toc226546743"/>
      <w:r>
        <w:t xml:space="preserve">Command </w:t>
      </w:r>
      <w:r w:rsidR="0097347D">
        <w:t>0x</w:t>
      </w:r>
      <w:r w:rsidR="007F4D74">
        <w:t>FF00</w:t>
      </w:r>
      <w:r>
        <w:t xml:space="preserve">: </w:t>
      </w:r>
      <w:r w:rsidR="0097347D">
        <w:t>ECP_CMD_PEEK</w:t>
      </w:r>
      <w:bookmarkEnd w:id="323"/>
    </w:p>
    <w:p w14:paraId="17FB61A1" w14:textId="4C68E83D" w:rsidR="00E30985" w:rsidRDefault="00D229FD" w:rsidP="00E30985">
      <w:r>
        <w:rPr>
          <w:noProof/>
        </w:rPr>
        <mc:AlternateContent>
          <mc:Choice Requires="wps">
            <w:drawing>
              <wp:anchor distT="91440" distB="91440" distL="114300" distR="114300" simplePos="0" relativeHeight="251670528" behindDoc="0" locked="0" layoutInCell="1" allowOverlap="1" wp14:anchorId="7E207196" wp14:editId="292B5C87">
                <wp:simplePos x="0" y="0"/>
                <wp:positionH relativeFrom="margin">
                  <wp:align>center</wp:align>
                </wp:positionH>
                <wp:positionV relativeFrom="paragraph">
                  <wp:posOffset>744138</wp:posOffset>
                </wp:positionV>
                <wp:extent cx="4981575" cy="556260"/>
                <wp:effectExtent l="0" t="0" r="0" b="0"/>
                <wp:wrapTopAndBottom/>
                <wp:docPr id="1436135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556260"/>
                        </a:xfrm>
                        <a:prstGeom prst="rect">
                          <a:avLst/>
                        </a:prstGeom>
                        <a:noFill/>
                        <a:ln w="9525">
                          <a:noFill/>
                          <a:miter lim="800000"/>
                          <a:headEnd/>
                          <a:tailEnd/>
                        </a:ln>
                      </wps:spPr>
                      <wps:txbx>
                        <w:txbxContent>
                          <w:p w14:paraId="190D4CAD" w14:textId="77777777" w:rsidR="00D229FD" w:rsidRDefault="00D229FD" w:rsidP="00D229FD">
                            <w:pPr>
                              <w:pBdr>
                                <w:left w:val="single" w:sz="48" w:space="4" w:color="FF0000"/>
                              </w:pBdr>
                              <w:shd w:val="pct10" w:color="auto" w:fill="auto"/>
                              <w:spacing w:after="0"/>
                              <w:rPr>
                                <w:rFonts w:ascii="Segoe UI Symbol" w:hAnsi="Segoe UI Symbol"/>
                                <w:b/>
                                <w:bCs/>
                                <w:sz w:val="22"/>
                                <w:szCs w:val="22"/>
                              </w:rPr>
                            </w:pPr>
                            <w:r>
                              <w:rPr>
                                <w:rFonts w:ascii="Segoe UI Symbol" w:hAnsi="Segoe UI Symbol"/>
                                <w:b/>
                                <w:bCs/>
                                <w:sz w:val="22"/>
                                <w:szCs w:val="22"/>
                              </w:rPr>
                              <w:t xml:space="preserve">❗ </w:t>
                            </w:r>
                            <w:r w:rsidRPr="0045446D">
                              <w:rPr>
                                <w:rFonts w:asciiTheme="majorHAnsi" w:hAnsiTheme="majorHAnsi"/>
                                <w:b/>
                                <w:bCs/>
                                <w:sz w:val="22"/>
                                <w:szCs w:val="22"/>
                              </w:rPr>
                              <w:t>IMPORTANT</w:t>
                            </w:r>
                          </w:p>
                          <w:p w14:paraId="2E433F66" w14:textId="77777777" w:rsidR="00D229FD" w:rsidRPr="0045446D" w:rsidRDefault="00D229FD" w:rsidP="00D229FD">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r w:rsidRPr="0045446D">
                              <w:rPr>
                                <w:sz w:val="22"/>
                                <w:szCs w:val="22"/>
                              </w:rPr>
                              <w:t>This command has security implications.</w:t>
                            </w:r>
                          </w:p>
                          <w:p w14:paraId="64E3E885" w14:textId="77777777" w:rsidR="00D229FD" w:rsidRPr="00D229FD" w:rsidRDefault="00D229FD" w:rsidP="00D229FD">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07196" id="_x0000_s1033" type="#_x0000_t202" style="position:absolute;margin-left:0;margin-top:58.6pt;width:392.25pt;height:43.8pt;z-index:251670528;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" filled="f" stroked="f">
                <v:textbox>
                  <w:txbxContent>
                    <w:p w14:paraId="190D4CAD" w14:textId="77777777" w:rsidR="00D229FD" w:rsidRDefault="00D229FD" w:rsidP="00D229FD">
                      <w:pPr>
                        <w:pBdr>
                          <w:left w:val="single" w:sz="48" w:space="4" w:color="FF0000"/>
                        </w:pBdr>
                        <w:shd w:val="pct10" w:color="auto" w:fill="auto"/>
                        <w:spacing w:after="0"/>
                        <w:rPr>
                          <w:rFonts w:ascii="Segoe UI Symbol" w:hAnsi="Segoe UI Symbol"/>
                          <w:b/>
                          <w:bCs/>
                          <w:sz w:val="22"/>
                          <w:szCs w:val="22"/>
                        </w:rPr>
                      </w:pPr>
                      <w:r>
                        <w:rPr>
                          <w:rFonts w:ascii="Segoe UI Symbol" w:hAnsi="Segoe UI Symbol"/>
                          <w:b/>
                          <w:bCs/>
                          <w:sz w:val="22"/>
                          <w:szCs w:val="22"/>
                        </w:rPr>
                        <w:t xml:space="preserve">❗ </w:t>
                      </w:r>
                      <w:r w:rsidRPr="0045446D">
                        <w:rPr>
                          <w:rFonts w:asciiTheme="majorHAnsi" w:hAnsiTheme="majorHAnsi"/>
                          <w:b/>
                          <w:bCs/>
                          <w:sz w:val="22"/>
                          <w:szCs w:val="22"/>
                        </w:rPr>
                        <w:t>IMPORTANT</w:t>
                      </w:r>
                    </w:p>
                    <w:p w14:paraId="2E433F66" w14:textId="77777777" w:rsidR="00D229FD" w:rsidRPr="0045446D" w:rsidRDefault="00D229FD" w:rsidP="00D229FD">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r w:rsidRPr="0045446D">
                        <w:rPr>
                          <w:sz w:val="22"/>
                          <w:szCs w:val="22"/>
                        </w:rPr>
                        <w:t>This command has security implications.</w:t>
                      </w:r>
                    </w:p>
                    <w:p w14:paraId="64E3E885" w14:textId="77777777" w:rsidR="00D229FD" w:rsidRPr="00D229FD" w:rsidRDefault="00D229FD" w:rsidP="00D229FD">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p>
                  </w:txbxContent>
                </v:textbox>
                <w10:wrap type="topAndBottom" anchorx="margin"/>
              </v:shape>
            </w:pict>
          </mc:Fallback>
        </mc:AlternateContent>
      </w:r>
      <w:r w:rsidR="00E30985">
        <w:t>This command allows the host to read arbitrary data from the RAM of the ECP for debugging purposes.</w:t>
      </w:r>
      <w:r w:rsidR="00281DBE">
        <w:t xml:space="preserve"> </w:t>
      </w:r>
      <w:r w:rsidR="00E30985">
        <w:t>The ECP MAY restrict access to certain memory regions.</w:t>
      </w:r>
      <w:r w:rsidR="00572DC0">
        <w:t xml:space="preserve"> The ECP </w:t>
      </w:r>
      <w:r w:rsidR="00C2494F">
        <w:t>MAY</w:t>
      </w:r>
      <w:r w:rsidR="00572DC0">
        <w:t xml:space="preserve"> require specific byte alignment. Certain error conditions </w:t>
      </w:r>
      <w:r w:rsidR="00C2494F">
        <w:t>might</w:t>
      </w:r>
      <w:r w:rsidR="00572DC0">
        <w:t xml:space="preserve"> cause the ECP to reset.</w:t>
      </w:r>
    </w:p>
    <w:tbl>
      <w:tblPr>
        <w:tblStyle w:val="GridTable5Dark-Accent1"/>
        <w:tblW w:w="0" w:type="auto"/>
        <w:jc w:val="center"/>
        <w:tblLook w:val="0680" w:firstRow="0" w:lastRow="0" w:firstColumn="1" w:lastColumn="0" w:noHBand="1" w:noVBand="1"/>
      </w:tblPr>
      <w:tblGrid>
        <w:gridCol w:w="3235"/>
        <w:gridCol w:w="6115"/>
      </w:tblGrid>
      <w:tr w:rsidR="00C2494F" w14:paraId="2A633E1B"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1C459B0" w14:textId="77777777" w:rsidR="00C2494F" w:rsidRDefault="00C2494F" w:rsidP="00B502B4">
            <w:r>
              <w:t>Command ID</w:t>
            </w:r>
          </w:p>
        </w:tc>
        <w:tc>
          <w:tcPr>
            <w:tcW w:w="6115" w:type="dxa"/>
          </w:tcPr>
          <w:p w14:paraId="04B18C62" w14:textId="7121F822" w:rsidR="00C2494F" w:rsidRDefault="007F4D74" w:rsidP="00B502B4">
            <w:pPr>
              <w:cnfStyle w:val="000000000000" w:firstRow="0" w:lastRow="0" w:firstColumn="0" w:lastColumn="0" w:oddVBand="0" w:evenVBand="0" w:oddHBand="0" w:evenHBand="0" w:firstRowFirstColumn="0" w:firstRowLastColumn="0" w:lastRowFirstColumn="0" w:lastRowLastColumn="0"/>
            </w:pPr>
            <w:r>
              <w:t>0xFF00</w:t>
            </w:r>
          </w:p>
        </w:tc>
      </w:tr>
      <w:tr w:rsidR="00C2494F" w14:paraId="7601045A"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C52559F" w14:textId="77777777" w:rsidR="00C2494F" w:rsidRDefault="00C2494F" w:rsidP="00B502B4">
            <w:r>
              <w:t>Name</w:t>
            </w:r>
          </w:p>
        </w:tc>
        <w:tc>
          <w:tcPr>
            <w:tcW w:w="6115" w:type="dxa"/>
          </w:tcPr>
          <w:p w14:paraId="3DAB7700" w14:textId="74CD471B" w:rsidR="00C2494F" w:rsidRDefault="00C2494F" w:rsidP="00B502B4">
            <w:pPr>
              <w:cnfStyle w:val="000000000000" w:firstRow="0" w:lastRow="0" w:firstColumn="0" w:lastColumn="0" w:oddVBand="0" w:evenVBand="0" w:oddHBand="0" w:evenHBand="0" w:firstRowFirstColumn="0" w:firstRowLastColumn="0" w:lastRowFirstColumn="0" w:lastRowLastColumn="0"/>
            </w:pPr>
            <w:r>
              <w:t>Peek, memory read</w:t>
            </w:r>
          </w:p>
        </w:tc>
      </w:tr>
      <w:tr w:rsidR="00C2494F" w14:paraId="68206EEE"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010EA3B" w14:textId="77777777" w:rsidR="00C2494F" w:rsidRDefault="00C2494F" w:rsidP="00B502B4">
            <w:r>
              <w:t>Command revision</w:t>
            </w:r>
          </w:p>
        </w:tc>
        <w:tc>
          <w:tcPr>
            <w:tcW w:w="6115" w:type="dxa"/>
          </w:tcPr>
          <w:p w14:paraId="43F6A4E3" w14:textId="77777777" w:rsidR="00C2494F" w:rsidRDefault="00C2494F" w:rsidP="00B502B4">
            <w:pPr>
              <w:cnfStyle w:val="000000000000" w:firstRow="0" w:lastRow="0" w:firstColumn="0" w:lastColumn="0" w:oddVBand="0" w:evenVBand="0" w:oddHBand="0" w:evenHBand="0" w:firstRowFirstColumn="0" w:firstRowLastColumn="0" w:lastRowFirstColumn="0" w:lastRowLastColumn="0"/>
            </w:pPr>
            <w:r>
              <w:t>1</w:t>
            </w:r>
          </w:p>
        </w:tc>
      </w:tr>
      <w:tr w:rsidR="00C2494F" w14:paraId="3AF5F486"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F4C91D4" w14:textId="77777777" w:rsidR="00C2494F" w:rsidRDefault="00C2494F" w:rsidP="00B502B4">
            <w:r>
              <w:t>Request payload format</w:t>
            </w:r>
          </w:p>
        </w:tc>
        <w:tc>
          <w:tcPr>
            <w:tcW w:w="6115" w:type="dxa"/>
          </w:tcPr>
          <w:p w14:paraId="77834508" w14:textId="77777777" w:rsidR="00C2494F" w:rsidRPr="009B05C4" w:rsidRDefault="00C2494F"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61DD02C3" w14:textId="173FE290" w:rsidR="00C2494F" w:rsidRDefault="00281DBE" w:rsidP="00C2494F">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2494F">
              <w:rPr>
                <w:rFonts w:ascii="Aptos Mono" w:hAnsi="Aptos Mono"/>
                <w:sz w:val="20"/>
                <w:szCs w:val="20"/>
              </w:rPr>
              <w:t>uint32_t address;</w:t>
            </w:r>
          </w:p>
          <w:p w14:paraId="20AFE17C" w14:textId="50385DDF" w:rsidR="00C2494F" w:rsidRPr="009B05C4" w:rsidRDefault="00281DBE" w:rsidP="00C2494F">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2494F">
              <w:rPr>
                <w:rFonts w:ascii="Aptos Mono" w:hAnsi="Aptos Mono"/>
                <w:sz w:val="20"/>
                <w:szCs w:val="20"/>
              </w:rPr>
              <w:t>uint16_t count;</w:t>
            </w:r>
          </w:p>
          <w:p w14:paraId="76BFE660" w14:textId="77777777" w:rsidR="00C2494F" w:rsidRPr="00A77530" w:rsidRDefault="00C2494F" w:rsidP="00B502B4">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C2494F" w14:paraId="24EFCA2B"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8B29811" w14:textId="77777777" w:rsidR="00C2494F" w:rsidRDefault="00C2494F" w:rsidP="00B502B4">
            <w:r>
              <w:t>Response payload format</w:t>
            </w:r>
          </w:p>
        </w:tc>
        <w:tc>
          <w:tcPr>
            <w:tcW w:w="6115" w:type="dxa"/>
          </w:tcPr>
          <w:p w14:paraId="4680806B" w14:textId="77777777" w:rsidR="00C2494F" w:rsidRDefault="00C2494F"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6F3676EF" w14:textId="7B959B70" w:rsidR="00C2494F" w:rsidRPr="009B05C4" w:rsidRDefault="00281DBE"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2494F">
              <w:rPr>
                <w:rFonts w:ascii="Aptos Mono" w:hAnsi="Aptos Mono"/>
                <w:sz w:val="20"/>
                <w:szCs w:val="20"/>
              </w:rPr>
              <w:t xml:space="preserve">uint8_t </w:t>
            </w:r>
            <w:proofErr w:type="gramStart"/>
            <w:r w:rsidR="00C2494F">
              <w:rPr>
                <w:rFonts w:ascii="Aptos Mono" w:hAnsi="Aptos Mono"/>
                <w:sz w:val="20"/>
                <w:szCs w:val="20"/>
              </w:rPr>
              <w:t>data[</w:t>
            </w:r>
            <w:proofErr w:type="gramEnd"/>
            <w:r w:rsidR="00C2494F">
              <w:rPr>
                <w:rFonts w:ascii="Aptos Mono" w:hAnsi="Aptos Mono"/>
                <w:sz w:val="20"/>
                <w:szCs w:val="20"/>
              </w:rPr>
              <w:t>];</w:t>
            </w:r>
          </w:p>
          <w:p w14:paraId="2B5CDF50" w14:textId="77777777" w:rsidR="00C2494F" w:rsidRDefault="00C2494F" w:rsidP="00B502B4">
            <w:pPr>
              <w:cnfStyle w:val="000000000000" w:firstRow="0" w:lastRow="0" w:firstColumn="0" w:lastColumn="0" w:oddVBand="0" w:evenVBand="0" w:oddHBand="0" w:evenHBand="0" w:firstRowFirstColumn="0" w:firstRowLastColumn="0" w:lastRowFirstColumn="0" w:lastRowLastColumn="0"/>
            </w:pPr>
            <w:r w:rsidRPr="009B05C4">
              <w:rPr>
                <w:rFonts w:ascii="Aptos Mono" w:hAnsi="Aptos Mono"/>
                <w:sz w:val="20"/>
                <w:szCs w:val="20"/>
              </w:rPr>
              <w:t>};</w:t>
            </w:r>
          </w:p>
        </w:tc>
      </w:tr>
      <w:tr w:rsidR="00C2494F" w14:paraId="29E42A88"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E2B9FC0" w14:textId="3973EB42" w:rsidR="00C2494F" w:rsidRDefault="00C2494F" w:rsidP="00B502B4">
            <w:r>
              <w:t xml:space="preserve">Required </w:t>
            </w:r>
            <w:r w:rsidR="004B285E">
              <w:t>features</w:t>
            </w:r>
          </w:p>
        </w:tc>
        <w:tc>
          <w:tcPr>
            <w:tcW w:w="6115" w:type="dxa"/>
          </w:tcPr>
          <w:p w14:paraId="0A9C5136" w14:textId="2EEB878A" w:rsidR="00C2494F" w:rsidRPr="00C2494F" w:rsidRDefault="004B285E" w:rsidP="00B502B4">
            <w:pPr>
              <w:cnfStyle w:val="000000000000" w:firstRow="0" w:lastRow="0" w:firstColumn="0" w:lastColumn="0" w:oddVBand="0" w:evenVBand="0" w:oddHBand="0" w:evenHBand="0" w:firstRowFirstColumn="0" w:firstRowLastColumn="0" w:lastRowFirstColumn="0" w:lastRowLastColumn="0"/>
              <w:rPr>
                <w:rFonts w:ascii="Aptos Mono" w:hAnsi="Aptos Mono"/>
              </w:rPr>
            </w:pPr>
            <w:r>
              <w:rPr>
                <w:rFonts w:ascii="Aptos Mono" w:hAnsi="Aptos Mono"/>
                <w:sz w:val="20"/>
                <w:szCs w:val="20"/>
              </w:rPr>
              <w:t>ECP_FEATURE</w:t>
            </w:r>
            <w:r w:rsidR="00C2494F" w:rsidRPr="00C2494F">
              <w:rPr>
                <w:rFonts w:ascii="Aptos Mono" w:hAnsi="Aptos Mono"/>
                <w:sz w:val="20"/>
                <w:szCs w:val="20"/>
              </w:rPr>
              <w:t>_PEEK_POKE</w:t>
            </w:r>
          </w:p>
        </w:tc>
      </w:tr>
      <w:tr w:rsidR="00236BFE" w14:paraId="5541CEB1"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3DED014" w14:textId="06351139" w:rsidR="00236BFE" w:rsidRDefault="00236BFE" w:rsidP="00236BFE">
            <w:r>
              <w:t>Availability</w:t>
            </w:r>
          </w:p>
        </w:tc>
        <w:tc>
          <w:tcPr>
            <w:tcW w:w="6115" w:type="dxa"/>
          </w:tcPr>
          <w:p w14:paraId="3CE271B4" w14:textId="77777777" w:rsidR="00236BFE" w:rsidRDefault="00236BFE" w:rsidP="00236BF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25E17492" w14:textId="5630D07E" w:rsidR="00236BFE" w:rsidRPr="00C2494F" w:rsidRDefault="00236BFE" w:rsidP="00236BFE">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Segoe UI Emoji" w:hAnsi="Segoe UI Emoji" w:cs="Segoe UI Emoji"/>
              </w:rPr>
              <w:t>✅</w:t>
            </w:r>
            <w:r>
              <w:t>Active</w:t>
            </w:r>
          </w:p>
        </w:tc>
      </w:tr>
    </w:tbl>
    <w:p w14:paraId="5F8E6032" w14:textId="46C21C6A" w:rsidR="00572DC0" w:rsidRDefault="00572DC0" w:rsidP="00572DC0">
      <w:pPr>
        <w:pStyle w:val="Heading2"/>
      </w:pPr>
      <w:bookmarkStart w:id="324" w:name="_Toc226546744"/>
      <w:r>
        <w:t xml:space="preserve">Command </w:t>
      </w:r>
      <w:r w:rsidR="00C2494F">
        <w:t>0x</w:t>
      </w:r>
      <w:r w:rsidR="007F4D74">
        <w:t>FF01</w:t>
      </w:r>
      <w:r>
        <w:t xml:space="preserve">: </w:t>
      </w:r>
      <w:r w:rsidR="0097347D">
        <w:t>ECP_</w:t>
      </w:r>
      <w:r>
        <w:t>CMD_POKE</w:t>
      </w:r>
      <w:bookmarkEnd w:id="324"/>
    </w:p>
    <w:p w14:paraId="3B6961AE" w14:textId="0B07DA09" w:rsidR="00572DC0" w:rsidRDefault="00D229FD" w:rsidP="00572DC0">
      <w:r>
        <w:rPr>
          <w:noProof/>
        </w:rPr>
        <mc:AlternateContent>
          <mc:Choice Requires="wps">
            <w:drawing>
              <wp:anchor distT="91440" distB="91440" distL="114300" distR="114300" simplePos="0" relativeHeight="251668480" behindDoc="0" locked="0" layoutInCell="1" allowOverlap="1" wp14:anchorId="6FF3817F" wp14:editId="2AE8E358">
                <wp:simplePos x="0" y="0"/>
                <wp:positionH relativeFrom="margin">
                  <wp:align>center</wp:align>
                </wp:positionH>
                <wp:positionV relativeFrom="paragraph">
                  <wp:posOffset>757555</wp:posOffset>
                </wp:positionV>
                <wp:extent cx="4981575" cy="556260"/>
                <wp:effectExtent l="0" t="0" r="0" b="0"/>
                <wp:wrapTopAndBottom/>
                <wp:docPr id="718913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556591"/>
                        </a:xfrm>
                        <a:prstGeom prst="rect">
                          <a:avLst/>
                        </a:prstGeom>
                        <a:noFill/>
                        <a:ln w="9525">
                          <a:noFill/>
                          <a:miter lim="800000"/>
                          <a:headEnd/>
                          <a:tailEnd/>
                        </a:ln>
                      </wps:spPr>
                      <wps:txbx>
                        <w:txbxContent>
                          <w:p w14:paraId="0337D0DC" w14:textId="0E40B329" w:rsidR="00D229FD" w:rsidRDefault="00D229FD" w:rsidP="00D229FD">
                            <w:pPr>
                              <w:pBdr>
                                <w:left w:val="single" w:sz="48" w:space="4" w:color="FF0000"/>
                              </w:pBdr>
                              <w:shd w:val="pct10" w:color="auto" w:fill="auto"/>
                              <w:spacing w:after="0"/>
                              <w:rPr>
                                <w:rFonts w:ascii="Segoe UI Symbol" w:hAnsi="Segoe UI Symbol"/>
                                <w:b/>
                                <w:bCs/>
                                <w:sz w:val="22"/>
                                <w:szCs w:val="22"/>
                              </w:rPr>
                            </w:pPr>
                            <w:r>
                              <w:rPr>
                                <w:rFonts w:ascii="Segoe UI Symbol" w:hAnsi="Segoe UI Symbol"/>
                                <w:b/>
                                <w:bCs/>
                                <w:sz w:val="22"/>
                                <w:szCs w:val="22"/>
                              </w:rPr>
                              <w:t xml:space="preserve">❗ </w:t>
                            </w:r>
                            <w:r w:rsidRPr="0045446D">
                              <w:rPr>
                                <w:rFonts w:asciiTheme="majorHAnsi" w:hAnsiTheme="majorHAnsi"/>
                                <w:b/>
                                <w:bCs/>
                                <w:sz w:val="22"/>
                                <w:szCs w:val="22"/>
                              </w:rPr>
                              <w:t>IMPORTANT</w:t>
                            </w:r>
                          </w:p>
                          <w:p w14:paraId="3E6FF743" w14:textId="7CC6C860" w:rsidR="00D229FD" w:rsidRPr="0045446D" w:rsidRDefault="00D229FD" w:rsidP="00D229FD">
                            <w:pPr>
                              <w:pBdr>
                                <w:left w:val="single" w:sz="48" w:space="4" w:color="FF0000"/>
                              </w:pBdr>
                              <w:shd w:val="pct10" w:color="auto" w:fill="auto"/>
                              <w:spacing w:after="0"/>
                              <w:rPr>
                                <w:i/>
                                <w:iCs/>
                                <w:color w:val="FFFFFF" w:themeColor="background1"/>
                                <w:sz w:val="22"/>
                                <w:szCs w:val="22"/>
                                <w14:textOutline w14:w="9525" w14:cap="rnd" w14:cmpd="sng" w14:algn="ctr">
                                  <w14:noFill/>
                                  <w14:prstDash w14:val="solid"/>
                                  <w14:bevel/>
                                </w14:textOutline>
                                <w14:textFill>
                                  <w14:noFill/>
                                </w14:textFill>
                              </w:rPr>
                            </w:pPr>
                            <w:r w:rsidRPr="0045446D">
                              <w:rPr>
                                <w:sz w:val="22"/>
                                <w:szCs w:val="22"/>
                              </w:rPr>
                              <w:t>This command has security implications.</w:t>
                            </w:r>
                          </w:p>
                          <w:p w14:paraId="0F542B5E" w14:textId="6599085C" w:rsidR="00D229FD" w:rsidRPr="00D229FD" w:rsidRDefault="00D229FD" w:rsidP="00D229FD">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3817F" id="_x0000_s1034" type="#_x0000_t202" style="position:absolute;margin-left:0;margin-top:59.65pt;width:392.25pt;height:43.8pt;z-index:251668480;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" filled="f" stroked="f">
                <v:textbox>
                  <w:txbxContent>
                    <w:p w14:paraId="0337D0DC" w14:textId="0E40B329" w:rsidR="00D229FD" w:rsidRDefault="00D229FD" w:rsidP="00D229FD">
                      <w:pPr>
                        <w:pBdr>
                          <w:left w:val="single" w:sz="48" w:space="4" w:color="FF0000"/>
                        </w:pBdr>
                        <w:shd w:val="pct10" w:color="auto" w:fill="auto"/>
                        <w:spacing w:after="0"/>
                        <w:rPr>
                          <w:rFonts w:ascii="Segoe UI Symbol" w:hAnsi="Segoe UI Symbol"/>
                          <w:b/>
                          <w:bCs/>
                          <w:sz w:val="22"/>
                          <w:szCs w:val="22"/>
                        </w:rPr>
                      </w:pPr>
                      <w:r>
                        <w:rPr>
                          <w:rFonts w:ascii="Segoe UI Symbol" w:hAnsi="Segoe UI Symbol"/>
                          <w:b/>
                          <w:bCs/>
                          <w:sz w:val="22"/>
                          <w:szCs w:val="22"/>
                        </w:rPr>
                        <w:t xml:space="preserve">❗ </w:t>
                      </w:r>
                      <w:r w:rsidRPr="0045446D">
                        <w:rPr>
                          <w:rFonts w:asciiTheme="majorHAnsi" w:hAnsiTheme="majorHAnsi"/>
                          <w:b/>
                          <w:bCs/>
                          <w:sz w:val="22"/>
                          <w:szCs w:val="22"/>
                        </w:rPr>
                        <w:t>IMPORTANT</w:t>
                      </w:r>
                    </w:p>
                    <w:p w14:paraId="3E6FF743" w14:textId="7CC6C860" w:rsidR="00D229FD" w:rsidRPr="0045446D" w:rsidRDefault="00D229FD" w:rsidP="00D229FD">
                      <w:pPr>
                        <w:pBdr>
                          <w:left w:val="single" w:sz="48" w:space="4" w:color="FF0000"/>
                        </w:pBdr>
                        <w:shd w:val="pct10" w:color="auto" w:fill="auto"/>
                        <w:spacing w:after="0"/>
                        <w:rPr>
                          <w:i/>
                          <w:iCs/>
                          <w:color w:val="FFFFFF" w:themeColor="background1"/>
                          <w:sz w:val="22"/>
                          <w:szCs w:val="22"/>
                          <w14:textOutline w14:w="9525" w14:cap="rnd" w14:cmpd="sng" w14:algn="ctr">
                            <w14:noFill/>
                            <w14:prstDash w14:val="solid"/>
                            <w14:bevel/>
                          </w14:textOutline>
                          <w14:textFill>
                            <w14:noFill/>
                          </w14:textFill>
                        </w:rPr>
                      </w:pPr>
                      <w:r w:rsidRPr="0045446D">
                        <w:rPr>
                          <w:sz w:val="22"/>
                          <w:szCs w:val="22"/>
                        </w:rPr>
                        <w:t>This command has security implications.</w:t>
                      </w:r>
                    </w:p>
                    <w:p w14:paraId="0F542B5E" w14:textId="6599085C" w:rsidR="00D229FD" w:rsidRPr="00D229FD" w:rsidRDefault="00D229FD" w:rsidP="00D229FD">
                      <w:pPr>
                        <w:pBdr>
                          <w:left w:val="single" w:sz="48" w:space="4" w:color="FF0000"/>
                        </w:pBdr>
                        <w:shd w:val="pct10" w:color="auto" w:fill="auto"/>
                        <w:spacing w:after="0"/>
                        <w:rPr>
                          <w:i/>
                          <w:iCs/>
                          <w:color w:val="FFFFFF" w:themeColor="background1"/>
                          <w14:textOutline w14:w="9525" w14:cap="rnd" w14:cmpd="sng" w14:algn="ctr">
                            <w14:noFill/>
                            <w14:prstDash w14:val="solid"/>
                            <w14:bevel/>
                          </w14:textOutline>
                          <w14:textFill>
                            <w14:noFill/>
                          </w14:textFill>
                        </w:rPr>
                      </w:pPr>
                    </w:p>
                  </w:txbxContent>
                </v:textbox>
                <w10:wrap type="topAndBottom" anchorx="margin"/>
              </v:shape>
            </w:pict>
          </mc:Fallback>
        </mc:AlternateContent>
      </w:r>
      <w:r w:rsidR="00572DC0">
        <w:t>This command allows the host to write arbitrary data into the RAM of the ECP for debugging purposes.</w:t>
      </w:r>
      <w:r w:rsidR="00281DBE">
        <w:t xml:space="preserve"> </w:t>
      </w:r>
      <w:r w:rsidR="00572DC0">
        <w:t>The ECP MAY restrict access to certain memory regions.</w:t>
      </w:r>
      <w:r w:rsidR="00281DBE">
        <w:t xml:space="preserve"> </w:t>
      </w:r>
      <w:r w:rsidR="00572DC0">
        <w:t xml:space="preserve">The ECP </w:t>
      </w:r>
      <w:r w:rsidR="00C2494F">
        <w:t xml:space="preserve">MAY </w:t>
      </w:r>
      <w:r w:rsidR="00572DC0">
        <w:t xml:space="preserve">require specific byte alignment. Certain error conditions </w:t>
      </w:r>
      <w:r w:rsidR="00C2494F">
        <w:t>might</w:t>
      </w:r>
      <w:r w:rsidR="00572DC0">
        <w:t xml:space="preserve"> cause the ECP to reset.</w:t>
      </w:r>
    </w:p>
    <w:tbl>
      <w:tblPr>
        <w:tblStyle w:val="GridTable5Dark-Accent1"/>
        <w:tblW w:w="0" w:type="auto"/>
        <w:jc w:val="center"/>
        <w:tblLook w:val="0680" w:firstRow="0" w:lastRow="0" w:firstColumn="1" w:lastColumn="0" w:noHBand="1" w:noVBand="1"/>
      </w:tblPr>
      <w:tblGrid>
        <w:gridCol w:w="3235"/>
        <w:gridCol w:w="6115"/>
      </w:tblGrid>
      <w:tr w:rsidR="00C2494F" w14:paraId="0A8CF53D"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A6EF407" w14:textId="77777777" w:rsidR="00C2494F" w:rsidRDefault="00C2494F" w:rsidP="00B502B4">
            <w:r>
              <w:lastRenderedPageBreak/>
              <w:t>Command ID</w:t>
            </w:r>
          </w:p>
        </w:tc>
        <w:tc>
          <w:tcPr>
            <w:tcW w:w="6115" w:type="dxa"/>
          </w:tcPr>
          <w:p w14:paraId="3D94A50F" w14:textId="03903438" w:rsidR="00C2494F" w:rsidRDefault="007F4D74" w:rsidP="00B502B4">
            <w:pPr>
              <w:cnfStyle w:val="000000000000" w:firstRow="0" w:lastRow="0" w:firstColumn="0" w:lastColumn="0" w:oddVBand="0" w:evenVBand="0" w:oddHBand="0" w:evenHBand="0" w:firstRowFirstColumn="0" w:firstRowLastColumn="0" w:lastRowFirstColumn="0" w:lastRowLastColumn="0"/>
            </w:pPr>
            <w:r>
              <w:t>0xFF01</w:t>
            </w:r>
          </w:p>
        </w:tc>
      </w:tr>
      <w:tr w:rsidR="00C2494F" w14:paraId="0F323612"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CA8CEE5" w14:textId="77777777" w:rsidR="00C2494F" w:rsidRDefault="00C2494F" w:rsidP="00B502B4">
            <w:r>
              <w:t>Name</w:t>
            </w:r>
          </w:p>
        </w:tc>
        <w:tc>
          <w:tcPr>
            <w:tcW w:w="6115" w:type="dxa"/>
          </w:tcPr>
          <w:p w14:paraId="531607B3" w14:textId="079832DC" w:rsidR="00C2494F" w:rsidRDefault="00C2494F" w:rsidP="00B502B4">
            <w:pPr>
              <w:cnfStyle w:val="000000000000" w:firstRow="0" w:lastRow="0" w:firstColumn="0" w:lastColumn="0" w:oddVBand="0" w:evenVBand="0" w:oddHBand="0" w:evenHBand="0" w:firstRowFirstColumn="0" w:firstRowLastColumn="0" w:lastRowFirstColumn="0" w:lastRowLastColumn="0"/>
            </w:pPr>
            <w:r>
              <w:t>Poke, memory write</w:t>
            </w:r>
          </w:p>
        </w:tc>
      </w:tr>
      <w:tr w:rsidR="00C2494F" w14:paraId="02A03E13"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451146D" w14:textId="77777777" w:rsidR="00C2494F" w:rsidRDefault="00C2494F" w:rsidP="00B502B4">
            <w:r>
              <w:t>Command revision</w:t>
            </w:r>
          </w:p>
        </w:tc>
        <w:tc>
          <w:tcPr>
            <w:tcW w:w="6115" w:type="dxa"/>
          </w:tcPr>
          <w:p w14:paraId="058962CE" w14:textId="77777777" w:rsidR="00C2494F" w:rsidRDefault="00C2494F" w:rsidP="00B502B4">
            <w:pPr>
              <w:cnfStyle w:val="000000000000" w:firstRow="0" w:lastRow="0" w:firstColumn="0" w:lastColumn="0" w:oddVBand="0" w:evenVBand="0" w:oddHBand="0" w:evenHBand="0" w:firstRowFirstColumn="0" w:firstRowLastColumn="0" w:lastRowFirstColumn="0" w:lastRowLastColumn="0"/>
            </w:pPr>
            <w:r>
              <w:t>1</w:t>
            </w:r>
          </w:p>
        </w:tc>
      </w:tr>
      <w:tr w:rsidR="00C2494F" w14:paraId="507233D4"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87A0C15" w14:textId="77777777" w:rsidR="00C2494F" w:rsidRDefault="00C2494F" w:rsidP="00B502B4">
            <w:r>
              <w:t>Request payload format</w:t>
            </w:r>
          </w:p>
        </w:tc>
        <w:tc>
          <w:tcPr>
            <w:tcW w:w="6115" w:type="dxa"/>
          </w:tcPr>
          <w:p w14:paraId="5D2E6FC6" w14:textId="77777777" w:rsidR="00C2494F" w:rsidRPr="009B05C4" w:rsidRDefault="00C2494F"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6725DD06" w14:textId="4A1E56A4" w:rsidR="00C2494F" w:rsidRDefault="00281DBE" w:rsidP="00C2494F">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2494F">
              <w:rPr>
                <w:rFonts w:ascii="Aptos Mono" w:hAnsi="Aptos Mono"/>
                <w:sz w:val="20"/>
                <w:szCs w:val="20"/>
              </w:rPr>
              <w:t>uint32_t address;</w:t>
            </w:r>
          </w:p>
          <w:p w14:paraId="1CD7A132" w14:textId="737642E1" w:rsidR="00C2494F" w:rsidRDefault="00281DBE" w:rsidP="00C2494F">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2494F">
              <w:rPr>
                <w:rFonts w:ascii="Aptos Mono" w:hAnsi="Aptos Mono"/>
                <w:sz w:val="20"/>
                <w:szCs w:val="20"/>
              </w:rPr>
              <w:t>uint16_t count;</w:t>
            </w:r>
          </w:p>
          <w:p w14:paraId="6FE3C9AD" w14:textId="58FFA802" w:rsidR="00C2494F" w:rsidRPr="009B05C4" w:rsidRDefault="00281DBE" w:rsidP="00C2494F">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C2494F">
              <w:rPr>
                <w:rFonts w:ascii="Aptos Mono" w:hAnsi="Aptos Mono"/>
                <w:sz w:val="20"/>
                <w:szCs w:val="20"/>
              </w:rPr>
              <w:t xml:space="preserve">uint8_t </w:t>
            </w:r>
            <w:proofErr w:type="gramStart"/>
            <w:r w:rsidR="00C2494F">
              <w:rPr>
                <w:rFonts w:ascii="Aptos Mono" w:hAnsi="Aptos Mono"/>
                <w:sz w:val="20"/>
                <w:szCs w:val="20"/>
              </w:rPr>
              <w:t>data[</w:t>
            </w:r>
            <w:proofErr w:type="gramEnd"/>
            <w:r w:rsidR="00C2494F">
              <w:rPr>
                <w:rFonts w:ascii="Aptos Mono" w:hAnsi="Aptos Mono"/>
                <w:sz w:val="20"/>
                <w:szCs w:val="20"/>
              </w:rPr>
              <w:t>];</w:t>
            </w:r>
          </w:p>
          <w:p w14:paraId="329D1D1A" w14:textId="77777777" w:rsidR="00C2494F" w:rsidRPr="00A77530" w:rsidRDefault="00C2494F" w:rsidP="00B502B4">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C2494F" w14:paraId="22B65CB8"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83B2D7F" w14:textId="77777777" w:rsidR="00C2494F" w:rsidRDefault="00C2494F" w:rsidP="00B502B4">
            <w:r>
              <w:t>Response payload format</w:t>
            </w:r>
          </w:p>
        </w:tc>
        <w:tc>
          <w:tcPr>
            <w:tcW w:w="6115" w:type="dxa"/>
          </w:tcPr>
          <w:p w14:paraId="2654EA89" w14:textId="41201AAC" w:rsidR="00C2494F" w:rsidRPr="00C2494F" w:rsidRDefault="00C2494F" w:rsidP="00B502B4">
            <w:pPr>
              <w:cnfStyle w:val="000000000000" w:firstRow="0" w:lastRow="0" w:firstColumn="0" w:lastColumn="0" w:oddVBand="0" w:evenVBand="0" w:oddHBand="0" w:evenHBand="0" w:firstRowFirstColumn="0" w:firstRowLastColumn="0" w:lastRowFirstColumn="0" w:lastRowLastColumn="0"/>
              <w:rPr>
                <w:i/>
                <w:iCs/>
              </w:rPr>
            </w:pPr>
            <w:r w:rsidRPr="00C2494F">
              <w:rPr>
                <w:i/>
                <w:iCs/>
              </w:rPr>
              <w:t>None</w:t>
            </w:r>
          </w:p>
        </w:tc>
      </w:tr>
      <w:tr w:rsidR="00C2494F" w14:paraId="3BB63AFE"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90FB53E" w14:textId="5519B0F6" w:rsidR="00C2494F" w:rsidRDefault="00C2494F" w:rsidP="00B502B4">
            <w:r>
              <w:t xml:space="preserve">Required </w:t>
            </w:r>
            <w:r w:rsidR="004B285E">
              <w:t>features</w:t>
            </w:r>
          </w:p>
        </w:tc>
        <w:tc>
          <w:tcPr>
            <w:tcW w:w="6115" w:type="dxa"/>
          </w:tcPr>
          <w:p w14:paraId="7AA8E06A" w14:textId="61A37BE8" w:rsidR="00C2494F" w:rsidRPr="00C2494F" w:rsidRDefault="004B285E" w:rsidP="00B502B4">
            <w:pPr>
              <w:cnfStyle w:val="000000000000" w:firstRow="0" w:lastRow="0" w:firstColumn="0" w:lastColumn="0" w:oddVBand="0" w:evenVBand="0" w:oddHBand="0" w:evenHBand="0" w:firstRowFirstColumn="0" w:firstRowLastColumn="0" w:lastRowFirstColumn="0" w:lastRowLastColumn="0"/>
              <w:rPr>
                <w:rFonts w:ascii="Aptos Mono" w:hAnsi="Aptos Mono"/>
              </w:rPr>
            </w:pPr>
            <w:r>
              <w:rPr>
                <w:rFonts w:ascii="Aptos Mono" w:hAnsi="Aptos Mono"/>
                <w:sz w:val="20"/>
                <w:szCs w:val="20"/>
              </w:rPr>
              <w:t>ECP_FEATURE</w:t>
            </w:r>
            <w:r w:rsidR="00C2494F" w:rsidRPr="00C2494F">
              <w:rPr>
                <w:rFonts w:ascii="Aptos Mono" w:hAnsi="Aptos Mono"/>
                <w:sz w:val="20"/>
                <w:szCs w:val="20"/>
              </w:rPr>
              <w:t>_PEEK_POKE</w:t>
            </w:r>
          </w:p>
        </w:tc>
      </w:tr>
      <w:tr w:rsidR="00236BFE" w14:paraId="0C7DFD47"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456EA2D" w14:textId="440B315F" w:rsidR="00236BFE" w:rsidRDefault="00236BFE" w:rsidP="00236BFE">
            <w:r>
              <w:t>Availability</w:t>
            </w:r>
          </w:p>
        </w:tc>
        <w:tc>
          <w:tcPr>
            <w:tcW w:w="6115" w:type="dxa"/>
          </w:tcPr>
          <w:p w14:paraId="7C71F04F" w14:textId="77777777" w:rsidR="00236BFE" w:rsidRDefault="00236BFE" w:rsidP="00236BF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65627060" w14:textId="3A1D0EFF" w:rsidR="00236BFE" w:rsidRPr="00C2494F" w:rsidRDefault="00236BFE" w:rsidP="00236BFE">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Segoe UI Emoji" w:hAnsi="Segoe UI Emoji" w:cs="Segoe UI Emoji"/>
              </w:rPr>
              <w:t>✅</w:t>
            </w:r>
            <w:r>
              <w:t>Active</w:t>
            </w:r>
          </w:p>
        </w:tc>
      </w:tr>
    </w:tbl>
    <w:p w14:paraId="3808C56B" w14:textId="77777777" w:rsidR="00C2494F" w:rsidRDefault="00C2494F" w:rsidP="00572DC0"/>
    <w:p w14:paraId="0E0B69FC" w14:textId="0063FAA2" w:rsidR="007F4D74" w:rsidRDefault="007F4D74" w:rsidP="007F4D74">
      <w:pPr>
        <w:pStyle w:val="Heading2"/>
      </w:pPr>
      <w:bookmarkStart w:id="325" w:name="_Toc226546745"/>
      <w:r>
        <w:t>Command 0xFF02: ECP_CMD_COMM_STATS</w:t>
      </w:r>
      <w:bookmarkEnd w:id="325"/>
    </w:p>
    <w:p w14:paraId="304800C6" w14:textId="2310F20F" w:rsidR="00D229FD" w:rsidRPr="00D229FD" w:rsidRDefault="00D229FD" w:rsidP="00D229FD">
      <w:r>
        <w:t>This command returns statistics related to the ECP communication interface.</w:t>
      </w:r>
    </w:p>
    <w:tbl>
      <w:tblPr>
        <w:tblStyle w:val="GridTable5Dark-Accent1"/>
        <w:tblW w:w="0" w:type="auto"/>
        <w:jc w:val="center"/>
        <w:tblLook w:val="0680" w:firstRow="0" w:lastRow="0" w:firstColumn="1" w:lastColumn="0" w:noHBand="1" w:noVBand="1"/>
      </w:tblPr>
      <w:tblGrid>
        <w:gridCol w:w="3235"/>
        <w:gridCol w:w="6115"/>
      </w:tblGrid>
      <w:tr w:rsidR="007F4D74" w14:paraId="546C5E8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6ED9068" w14:textId="77777777" w:rsidR="007F4D74" w:rsidRDefault="007F4D74" w:rsidP="00D851B1">
            <w:r>
              <w:t>Command ID</w:t>
            </w:r>
          </w:p>
        </w:tc>
        <w:tc>
          <w:tcPr>
            <w:tcW w:w="6115" w:type="dxa"/>
          </w:tcPr>
          <w:p w14:paraId="42C9D7E6" w14:textId="31E056FD" w:rsidR="007F4D74" w:rsidRDefault="007F4D74" w:rsidP="00D851B1">
            <w:pPr>
              <w:cnfStyle w:val="000000000000" w:firstRow="0" w:lastRow="0" w:firstColumn="0" w:lastColumn="0" w:oddVBand="0" w:evenVBand="0" w:oddHBand="0" w:evenHBand="0" w:firstRowFirstColumn="0" w:firstRowLastColumn="0" w:lastRowFirstColumn="0" w:lastRowLastColumn="0"/>
            </w:pPr>
            <w:r>
              <w:t>0xFF02</w:t>
            </w:r>
          </w:p>
        </w:tc>
      </w:tr>
      <w:tr w:rsidR="007F4D74" w14:paraId="62134C0F"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C73684A" w14:textId="77777777" w:rsidR="007F4D74" w:rsidRDefault="007F4D74" w:rsidP="00D851B1">
            <w:r>
              <w:t>Name</w:t>
            </w:r>
          </w:p>
        </w:tc>
        <w:tc>
          <w:tcPr>
            <w:tcW w:w="6115" w:type="dxa"/>
          </w:tcPr>
          <w:p w14:paraId="5274B367"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Communication statistics</w:t>
            </w:r>
          </w:p>
        </w:tc>
      </w:tr>
      <w:tr w:rsidR="007F4D74" w14:paraId="5CF5D188"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959CCE5" w14:textId="77777777" w:rsidR="007F4D74" w:rsidRDefault="007F4D74" w:rsidP="00D851B1">
            <w:r>
              <w:t>Command revision</w:t>
            </w:r>
          </w:p>
        </w:tc>
        <w:tc>
          <w:tcPr>
            <w:tcW w:w="6115" w:type="dxa"/>
          </w:tcPr>
          <w:p w14:paraId="251620D2"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t>1</w:t>
            </w:r>
          </w:p>
        </w:tc>
      </w:tr>
      <w:tr w:rsidR="007F4D74" w14:paraId="4EAB760A"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D7445EA" w14:textId="77777777" w:rsidR="007F4D74" w:rsidRDefault="007F4D74" w:rsidP="00D851B1">
            <w:r>
              <w:t>Request payload format</w:t>
            </w:r>
          </w:p>
        </w:tc>
        <w:tc>
          <w:tcPr>
            <w:tcW w:w="6115" w:type="dxa"/>
          </w:tcPr>
          <w:p w14:paraId="50AB1758" w14:textId="77777777" w:rsidR="007F4D74" w:rsidRPr="00A77530" w:rsidRDefault="007F4D74" w:rsidP="00D851B1">
            <w:pPr>
              <w:cnfStyle w:val="000000000000" w:firstRow="0" w:lastRow="0" w:firstColumn="0" w:lastColumn="0" w:oddVBand="0" w:evenVBand="0" w:oddHBand="0" w:evenHBand="0" w:firstRowFirstColumn="0" w:firstRowLastColumn="0" w:lastRowFirstColumn="0" w:lastRowLastColumn="0"/>
            </w:pPr>
            <w:r w:rsidRPr="00E04E1D">
              <w:rPr>
                <w:i/>
                <w:iCs/>
              </w:rPr>
              <w:t>None</w:t>
            </w:r>
          </w:p>
        </w:tc>
      </w:tr>
      <w:tr w:rsidR="007F4D74" w14:paraId="3749501B"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2DC4D21" w14:textId="77777777" w:rsidR="007F4D74" w:rsidRDefault="007F4D74" w:rsidP="00D851B1">
            <w:r>
              <w:t>Response payload format</w:t>
            </w:r>
          </w:p>
        </w:tc>
        <w:tc>
          <w:tcPr>
            <w:tcW w:w="6115" w:type="dxa"/>
          </w:tcPr>
          <w:p w14:paraId="7887A940" w14:textId="77777777" w:rsidR="007F4D74" w:rsidRPr="009B05C4" w:rsidRDefault="007F4D74"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0774FA48" w14:textId="0F6B9907"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sidRPr="009B05C4">
              <w:rPr>
                <w:rFonts w:ascii="Aptos Mono" w:hAnsi="Aptos Mono"/>
                <w:sz w:val="20"/>
                <w:szCs w:val="20"/>
              </w:rPr>
              <w:t>uint</w:t>
            </w:r>
            <w:r w:rsidR="007F4D74">
              <w:rPr>
                <w:rFonts w:ascii="Aptos Mono" w:hAnsi="Aptos Mono"/>
                <w:sz w:val="20"/>
                <w:szCs w:val="20"/>
              </w:rPr>
              <w:t>32</w:t>
            </w:r>
            <w:r w:rsidR="007F4D74" w:rsidRPr="009B05C4">
              <w:rPr>
                <w:rFonts w:ascii="Aptos Mono" w:hAnsi="Aptos Mono"/>
                <w:sz w:val="20"/>
                <w:szCs w:val="20"/>
              </w:rPr>
              <w:t xml:space="preserve">_t </w:t>
            </w:r>
            <w:proofErr w:type="spellStart"/>
            <w:r w:rsidR="007F4D74">
              <w:rPr>
                <w:rFonts w:ascii="Aptos Mono" w:hAnsi="Aptos Mono"/>
                <w:sz w:val="20"/>
                <w:szCs w:val="20"/>
              </w:rPr>
              <w:t>request_count</w:t>
            </w:r>
            <w:proofErr w:type="spellEnd"/>
            <w:r w:rsidR="007F4D74" w:rsidRPr="009B05C4">
              <w:rPr>
                <w:rFonts w:ascii="Aptos Mono" w:hAnsi="Aptos Mono"/>
                <w:sz w:val="20"/>
                <w:szCs w:val="20"/>
              </w:rPr>
              <w:t>;</w:t>
            </w:r>
          </w:p>
          <w:p w14:paraId="2DB263B7" w14:textId="1095FC76"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uint32_t </w:t>
            </w:r>
            <w:proofErr w:type="spellStart"/>
            <w:r w:rsidR="007F4D74">
              <w:rPr>
                <w:rFonts w:ascii="Aptos Mono" w:hAnsi="Aptos Mono"/>
                <w:sz w:val="20"/>
                <w:szCs w:val="20"/>
              </w:rPr>
              <w:t>error_count</w:t>
            </w:r>
            <w:proofErr w:type="spellEnd"/>
            <w:r w:rsidR="007F4D74">
              <w:rPr>
                <w:rFonts w:ascii="Aptos Mono" w:hAnsi="Aptos Mono"/>
                <w:sz w:val="20"/>
                <w:szCs w:val="20"/>
              </w:rPr>
              <w:t>;</w:t>
            </w:r>
          </w:p>
          <w:p w14:paraId="2FA828DE" w14:textId="2DD94B0B" w:rsidR="007F4D74"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7F4D74">
              <w:rPr>
                <w:rFonts w:ascii="Aptos Mono" w:hAnsi="Aptos Mono"/>
                <w:sz w:val="20"/>
                <w:szCs w:val="20"/>
              </w:rPr>
              <w:t xml:space="preserve">uint32_t </w:t>
            </w:r>
            <w:proofErr w:type="spellStart"/>
            <w:r w:rsidR="007F4D74">
              <w:rPr>
                <w:rFonts w:ascii="Aptos Mono" w:hAnsi="Aptos Mono"/>
                <w:sz w:val="20"/>
                <w:szCs w:val="20"/>
              </w:rPr>
              <w:t>dup_count</w:t>
            </w:r>
            <w:proofErr w:type="spellEnd"/>
            <w:r w:rsidR="007F4D74">
              <w:rPr>
                <w:rFonts w:ascii="Aptos Mono" w:hAnsi="Aptos Mono"/>
                <w:sz w:val="20"/>
                <w:szCs w:val="20"/>
              </w:rPr>
              <w:t>;</w:t>
            </w:r>
          </w:p>
          <w:p w14:paraId="73634BA9" w14:textId="1CE4EAC8" w:rsidR="008D3293"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8D3293">
              <w:rPr>
                <w:rFonts w:ascii="Aptos Mono" w:hAnsi="Aptos Mono"/>
                <w:sz w:val="20"/>
                <w:szCs w:val="20"/>
              </w:rPr>
              <w:t xml:space="preserve">uint32_t </w:t>
            </w:r>
            <w:proofErr w:type="spellStart"/>
            <w:r w:rsidR="008D3293">
              <w:rPr>
                <w:rFonts w:ascii="Aptos Mono" w:hAnsi="Aptos Mono"/>
                <w:sz w:val="20"/>
                <w:szCs w:val="20"/>
              </w:rPr>
              <w:t>request_bytes</w:t>
            </w:r>
            <w:proofErr w:type="spellEnd"/>
            <w:r w:rsidR="008D3293">
              <w:rPr>
                <w:rFonts w:ascii="Aptos Mono" w:hAnsi="Aptos Mono"/>
                <w:sz w:val="20"/>
                <w:szCs w:val="20"/>
              </w:rPr>
              <w:t>;</w:t>
            </w:r>
          </w:p>
          <w:p w14:paraId="2F9AEC6C" w14:textId="696766ED" w:rsidR="008D3293" w:rsidRDefault="00281DBE" w:rsidP="00D851B1">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8D3293">
              <w:rPr>
                <w:rFonts w:ascii="Aptos Mono" w:hAnsi="Aptos Mono"/>
                <w:sz w:val="20"/>
                <w:szCs w:val="20"/>
              </w:rPr>
              <w:t xml:space="preserve">uint32_t </w:t>
            </w:r>
            <w:proofErr w:type="spellStart"/>
            <w:r w:rsidR="008D3293">
              <w:rPr>
                <w:rFonts w:ascii="Aptos Mono" w:hAnsi="Aptos Mono"/>
                <w:sz w:val="20"/>
                <w:szCs w:val="20"/>
              </w:rPr>
              <w:t>response_bytes</w:t>
            </w:r>
            <w:proofErr w:type="spellEnd"/>
            <w:r w:rsidR="008D3293">
              <w:rPr>
                <w:rFonts w:ascii="Aptos Mono" w:hAnsi="Aptos Mono"/>
                <w:sz w:val="20"/>
                <w:szCs w:val="20"/>
              </w:rPr>
              <w:t>;</w:t>
            </w:r>
          </w:p>
          <w:p w14:paraId="613487C4" w14:textId="77777777" w:rsidR="007F4D74" w:rsidRPr="00B20361" w:rsidRDefault="007F4D74" w:rsidP="00D851B1">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7F4D74" w14:paraId="53D39876"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292F6D9" w14:textId="77777777" w:rsidR="007F4D74" w:rsidRDefault="007F4D74" w:rsidP="00D851B1">
            <w:r>
              <w:t>Required features</w:t>
            </w:r>
          </w:p>
        </w:tc>
        <w:tc>
          <w:tcPr>
            <w:tcW w:w="6115" w:type="dxa"/>
          </w:tcPr>
          <w:p w14:paraId="2B14B0E9" w14:textId="77777777" w:rsidR="007F4D74" w:rsidRPr="00B73649" w:rsidRDefault="007F4D74" w:rsidP="00D851B1">
            <w:pPr>
              <w:cnfStyle w:val="000000000000" w:firstRow="0" w:lastRow="0" w:firstColumn="0" w:lastColumn="0" w:oddVBand="0" w:evenVBand="0" w:oddHBand="0" w:evenHBand="0" w:firstRowFirstColumn="0" w:firstRowLastColumn="0" w:lastRowFirstColumn="0" w:lastRowLastColumn="0"/>
            </w:pPr>
            <w:r w:rsidRPr="00B73649">
              <w:t>ECP_FEATURE_COMM_STATS</w:t>
            </w:r>
          </w:p>
        </w:tc>
      </w:tr>
      <w:tr w:rsidR="007F4D74" w14:paraId="7C50C7DF" w14:textId="77777777" w:rsidTr="00D851B1">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778CBB15" w14:textId="77777777" w:rsidR="007F4D74" w:rsidRDefault="007F4D74" w:rsidP="00D851B1">
            <w:r>
              <w:t>Availability</w:t>
            </w:r>
          </w:p>
        </w:tc>
        <w:tc>
          <w:tcPr>
            <w:tcW w:w="6115" w:type="dxa"/>
          </w:tcPr>
          <w:p w14:paraId="6CF21B1F" w14:textId="77777777" w:rsidR="007F4D74" w:rsidRDefault="007F4D74" w:rsidP="00D851B1">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1F077644" w14:textId="77777777" w:rsidR="007F4D74" w:rsidRPr="00E04E1D" w:rsidRDefault="007F4D74" w:rsidP="00D851B1">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4210A68E" w14:textId="77777777" w:rsidR="007F4D74" w:rsidRPr="00B73649" w:rsidRDefault="007F4D74" w:rsidP="007F4D74"/>
    <w:p w14:paraId="4C53D0E9" w14:textId="772EE34F" w:rsidR="00B502B4" w:rsidRDefault="00B502B4" w:rsidP="00B502B4">
      <w:pPr>
        <w:pStyle w:val="Heading2"/>
      </w:pPr>
      <w:bookmarkStart w:id="326" w:name="_Toc226546746"/>
      <w:r>
        <w:t>Command 0x</w:t>
      </w:r>
      <w:r w:rsidR="007F4D74">
        <w:t>FF03</w:t>
      </w:r>
      <w:r>
        <w:t>: ECP_CMD_UPTIME</w:t>
      </w:r>
      <w:bookmarkEnd w:id="326"/>
    </w:p>
    <w:p w14:paraId="46825C20" w14:textId="78B36688" w:rsidR="00B502B4" w:rsidRDefault="00B502B4" w:rsidP="00B502B4">
      <w:pPr>
        <w:rPr>
          <w:ins w:id="327" w:author="Jansen, Adam (US)" w:date="2026-06-16T12:30:00Z" w16du:dateUtc="2026-06-16T17:30:00Z"/>
        </w:rPr>
      </w:pPr>
      <w:r>
        <w:t>This command returns the uptime of the ECP and the reset cause.</w:t>
      </w:r>
      <w:ins w:id="328" w:author="Jansen, Adam (US)" w:date="2026-06-16T12:32:00Z" w16du:dateUtc="2026-06-16T17:32:00Z">
        <w:r w:rsidR="009165C8">
          <w:t xml:space="preserve"> </w:t>
        </w:r>
      </w:ins>
      <w:ins w:id="329" w:author="Jansen, Adam (US)" w:date="2026-06-16T12:33:00Z" w16du:dateUtc="2026-06-16T17:33:00Z">
        <w:r w:rsidR="009165C8">
          <w:t xml:space="preserve">Implementations SHOULD identify the cause of the last reset. Implementations MUST </w:t>
        </w:r>
      </w:ins>
      <w:ins w:id="330" w:author="Jansen, Adam (US)" w:date="2026-06-16T12:34:00Z" w16du:dateUtc="2026-06-16T17:34:00Z">
        <w:r w:rsidR="009165C8">
          <w:t>use a reset reason of 0 (UNKNOWN) if the cause cannot be determined.</w:t>
        </w:r>
      </w:ins>
    </w:p>
    <w:tbl>
      <w:tblPr>
        <w:tblStyle w:val="ListTable2-Accent1"/>
        <w:tblW w:w="0" w:type="auto"/>
        <w:tblInd w:w="1850" w:type="dxa"/>
        <w:tblLook w:val="0620" w:firstRow="1" w:lastRow="0" w:firstColumn="0" w:lastColumn="0" w:noHBand="1" w:noVBand="1"/>
        <w:tblPrChange w:id="331" w:author="Jansen, Adam (US)" w:date="2026-06-16T12:31:00Z" w16du:dateUtc="2026-06-16T17:31:00Z">
          <w:tblPr>
            <w:tblStyle w:val="ListTable2-Accent1"/>
            <w:tblW w:w="0" w:type="auto"/>
            <w:tblInd w:w="1850" w:type="dxa"/>
            <w:tblLook w:val="0620" w:firstRow="1" w:lastRow="0" w:firstColumn="0" w:lastColumn="0" w:noHBand="1" w:noVBand="1"/>
          </w:tblPr>
        </w:tblPrChange>
      </w:tblPr>
      <w:tblGrid>
        <w:gridCol w:w="1650"/>
        <w:gridCol w:w="3610"/>
        <w:tblGridChange w:id="332">
          <w:tblGrid>
            <w:gridCol w:w="1650"/>
            <w:gridCol w:w="2400"/>
            <w:gridCol w:w="1210"/>
          </w:tblGrid>
        </w:tblGridChange>
      </w:tblGrid>
      <w:tr w:rsidR="009165C8" w14:paraId="561CD1F7" w14:textId="77777777" w:rsidTr="009165C8">
        <w:trPr>
          <w:cnfStyle w:val="100000000000" w:firstRow="1" w:lastRow="0" w:firstColumn="0" w:lastColumn="0" w:oddVBand="0" w:evenVBand="0" w:oddHBand="0" w:evenHBand="0" w:firstRowFirstColumn="0" w:firstRowLastColumn="0" w:lastRowFirstColumn="0" w:lastRowLastColumn="0"/>
          <w:tblHeader/>
          <w:ins w:id="333" w:author="Jansen, Adam (US)" w:date="2026-06-16T12:31:00Z"/>
          <w:trPrChange w:id="334" w:author="Jansen, Adam (US)" w:date="2026-06-16T12:31:00Z" w16du:dateUtc="2026-06-16T17:31:00Z">
            <w:trPr>
              <w:gridAfter w:val="0"/>
              <w:tblHeader/>
            </w:trPr>
          </w:trPrChange>
        </w:trPr>
        <w:tc>
          <w:tcPr>
            <w:tcW w:w="1650" w:type="dxa"/>
            <w:tcPrChange w:id="335" w:author="Jansen, Adam (US)" w:date="2026-06-16T12:31:00Z" w16du:dateUtc="2026-06-16T17:31:00Z">
              <w:tcPr>
                <w:tcW w:w="1650" w:type="dxa"/>
              </w:tcPr>
            </w:tcPrChange>
          </w:tcPr>
          <w:p w14:paraId="24A9019E" w14:textId="6D4455F8" w:rsidR="009165C8" w:rsidRDefault="009165C8" w:rsidP="00D851B1">
            <w:pPr>
              <w:cnfStyle w:val="100000000000" w:firstRow="1" w:lastRow="0" w:firstColumn="0" w:lastColumn="0" w:oddVBand="0" w:evenVBand="0" w:oddHBand="0" w:evenHBand="0" w:firstRowFirstColumn="0" w:firstRowLastColumn="0" w:lastRowFirstColumn="0" w:lastRowLastColumn="0"/>
              <w:rPr>
                <w:ins w:id="336" w:author="Jansen, Adam (US)" w:date="2026-06-16T12:31:00Z" w16du:dateUtc="2026-06-16T17:31:00Z"/>
              </w:rPr>
            </w:pPr>
            <w:ins w:id="337" w:author="Jansen, Adam (US)" w:date="2026-06-16T12:31:00Z" w16du:dateUtc="2026-06-16T17:31:00Z">
              <w:r>
                <w:t>Value</w:t>
              </w:r>
            </w:ins>
          </w:p>
        </w:tc>
        <w:tc>
          <w:tcPr>
            <w:tcW w:w="3610" w:type="dxa"/>
            <w:tcPrChange w:id="338" w:author="Jansen, Adam (US)" w:date="2026-06-16T12:31:00Z" w16du:dateUtc="2026-06-16T17:31:00Z">
              <w:tcPr>
                <w:tcW w:w="2400" w:type="dxa"/>
              </w:tcPr>
            </w:tcPrChange>
          </w:tcPr>
          <w:p w14:paraId="02AFD508" w14:textId="689A2A35" w:rsidR="009165C8" w:rsidRDefault="009165C8" w:rsidP="00D851B1">
            <w:pPr>
              <w:cnfStyle w:val="100000000000" w:firstRow="1" w:lastRow="0" w:firstColumn="0" w:lastColumn="0" w:oddVBand="0" w:evenVBand="0" w:oddHBand="0" w:evenHBand="0" w:firstRowFirstColumn="0" w:firstRowLastColumn="0" w:lastRowFirstColumn="0" w:lastRowLastColumn="0"/>
              <w:rPr>
                <w:ins w:id="339" w:author="Jansen, Adam (US)" w:date="2026-06-16T12:31:00Z" w16du:dateUtc="2026-06-16T17:31:00Z"/>
              </w:rPr>
            </w:pPr>
            <w:ins w:id="340" w:author="Jansen, Adam (US)" w:date="2026-06-16T12:31:00Z" w16du:dateUtc="2026-06-16T17:31:00Z">
              <w:r>
                <w:t>Reset reason</w:t>
              </w:r>
            </w:ins>
          </w:p>
        </w:tc>
      </w:tr>
      <w:tr w:rsidR="009165C8" w14:paraId="6332B118" w14:textId="77777777" w:rsidTr="009165C8">
        <w:trPr>
          <w:ins w:id="341" w:author="Jansen, Adam (US)" w:date="2026-06-16T12:31:00Z"/>
          <w:trPrChange w:id="342" w:author="Jansen, Adam (US)" w:date="2026-06-16T12:31:00Z" w16du:dateUtc="2026-06-16T17:31:00Z">
            <w:trPr>
              <w:gridAfter w:val="0"/>
            </w:trPr>
          </w:trPrChange>
        </w:trPr>
        <w:tc>
          <w:tcPr>
            <w:tcW w:w="1650" w:type="dxa"/>
            <w:tcPrChange w:id="343" w:author="Jansen, Adam (US)" w:date="2026-06-16T12:31:00Z" w16du:dateUtc="2026-06-16T17:31:00Z">
              <w:tcPr>
                <w:tcW w:w="1650" w:type="dxa"/>
              </w:tcPr>
            </w:tcPrChange>
          </w:tcPr>
          <w:p w14:paraId="2AAFD6A2" w14:textId="1CBCB1E5" w:rsidR="009165C8" w:rsidRDefault="009165C8" w:rsidP="00D851B1">
            <w:pPr>
              <w:jc w:val="center"/>
              <w:rPr>
                <w:ins w:id="344" w:author="Jansen, Adam (US)" w:date="2026-06-16T12:31:00Z" w16du:dateUtc="2026-06-16T17:31:00Z"/>
                <w:sz w:val="20"/>
                <w:szCs w:val="20"/>
              </w:rPr>
            </w:pPr>
            <w:ins w:id="345" w:author="Jansen, Adam (US)" w:date="2026-06-16T12:32:00Z" w16du:dateUtc="2026-06-16T17:32:00Z">
              <w:r>
                <w:rPr>
                  <w:sz w:val="20"/>
                  <w:szCs w:val="20"/>
                </w:rPr>
                <w:t>0</w:t>
              </w:r>
            </w:ins>
          </w:p>
        </w:tc>
        <w:tc>
          <w:tcPr>
            <w:tcW w:w="3610" w:type="dxa"/>
            <w:tcPrChange w:id="346" w:author="Jansen, Adam (US)" w:date="2026-06-16T12:31:00Z" w16du:dateUtc="2026-06-16T17:31:00Z">
              <w:tcPr>
                <w:tcW w:w="2400" w:type="dxa"/>
              </w:tcPr>
            </w:tcPrChange>
          </w:tcPr>
          <w:p w14:paraId="36C9DFE4" w14:textId="203E4CC2" w:rsidR="009165C8" w:rsidRDefault="009165C8" w:rsidP="00D851B1">
            <w:pPr>
              <w:jc w:val="both"/>
              <w:rPr>
                <w:ins w:id="347" w:author="Jansen, Adam (US)" w:date="2026-06-16T12:31:00Z" w16du:dateUtc="2026-06-16T17:31:00Z"/>
                <w:sz w:val="20"/>
                <w:szCs w:val="20"/>
              </w:rPr>
            </w:pPr>
            <w:ins w:id="348" w:author="Jansen, Adam (US)" w:date="2026-06-16T12:32:00Z" w16du:dateUtc="2026-06-16T17:32:00Z">
              <w:r>
                <w:rPr>
                  <w:sz w:val="20"/>
                  <w:szCs w:val="20"/>
                </w:rPr>
                <w:t>UNKNOWN</w:t>
              </w:r>
            </w:ins>
          </w:p>
        </w:tc>
      </w:tr>
      <w:tr w:rsidR="009165C8" w14:paraId="7D06EA34" w14:textId="77777777" w:rsidTr="009165C8">
        <w:trPr>
          <w:ins w:id="349" w:author="Jansen, Adam (US)" w:date="2026-06-16T12:31:00Z"/>
          <w:trPrChange w:id="350" w:author="Jansen, Adam (US)" w:date="2026-06-16T12:31:00Z" w16du:dateUtc="2026-06-16T17:31:00Z">
            <w:trPr>
              <w:gridAfter w:val="0"/>
            </w:trPr>
          </w:trPrChange>
        </w:trPr>
        <w:tc>
          <w:tcPr>
            <w:tcW w:w="1650" w:type="dxa"/>
            <w:tcPrChange w:id="351" w:author="Jansen, Adam (US)" w:date="2026-06-16T12:31:00Z" w16du:dateUtc="2026-06-16T17:31:00Z">
              <w:tcPr>
                <w:tcW w:w="1650" w:type="dxa"/>
              </w:tcPr>
            </w:tcPrChange>
          </w:tcPr>
          <w:p w14:paraId="2AC0E061" w14:textId="403D5CBA" w:rsidR="009165C8" w:rsidRDefault="009165C8" w:rsidP="00D851B1">
            <w:pPr>
              <w:jc w:val="center"/>
              <w:rPr>
                <w:ins w:id="352" w:author="Jansen, Adam (US)" w:date="2026-06-16T12:31:00Z" w16du:dateUtc="2026-06-16T17:31:00Z"/>
                <w:sz w:val="20"/>
                <w:szCs w:val="20"/>
              </w:rPr>
            </w:pPr>
            <w:ins w:id="353" w:author="Jansen, Adam (US)" w:date="2026-06-16T12:32:00Z" w16du:dateUtc="2026-06-16T17:32:00Z">
              <w:r>
                <w:rPr>
                  <w:sz w:val="20"/>
                  <w:szCs w:val="20"/>
                </w:rPr>
                <w:t>1</w:t>
              </w:r>
            </w:ins>
          </w:p>
        </w:tc>
        <w:tc>
          <w:tcPr>
            <w:tcW w:w="3610" w:type="dxa"/>
            <w:tcPrChange w:id="354" w:author="Jansen, Adam (US)" w:date="2026-06-16T12:31:00Z" w16du:dateUtc="2026-06-16T17:31:00Z">
              <w:tcPr>
                <w:tcW w:w="2400" w:type="dxa"/>
              </w:tcPr>
            </w:tcPrChange>
          </w:tcPr>
          <w:p w14:paraId="446CA9FA" w14:textId="65E9F221" w:rsidR="009165C8" w:rsidRPr="001D01B3" w:rsidRDefault="009165C8" w:rsidP="00D851B1">
            <w:pPr>
              <w:jc w:val="both"/>
              <w:rPr>
                <w:ins w:id="355" w:author="Jansen, Adam (US)" w:date="2026-06-16T12:31:00Z" w16du:dateUtc="2026-06-16T17:31:00Z"/>
                <w:sz w:val="20"/>
                <w:szCs w:val="20"/>
              </w:rPr>
            </w:pPr>
            <w:ins w:id="356" w:author="Jansen, Adam (US)" w:date="2026-06-16T12:32:00Z" w16du:dateUtc="2026-06-16T17:32:00Z">
              <w:r>
                <w:rPr>
                  <w:sz w:val="20"/>
                  <w:szCs w:val="20"/>
                </w:rPr>
                <w:t>POWER</w:t>
              </w:r>
            </w:ins>
          </w:p>
        </w:tc>
      </w:tr>
      <w:tr w:rsidR="009165C8" w14:paraId="60754B58" w14:textId="77777777" w:rsidTr="009165C8">
        <w:trPr>
          <w:ins w:id="357" w:author="Jansen, Adam (US)" w:date="2026-06-16T12:31:00Z"/>
          <w:trPrChange w:id="358" w:author="Jansen, Adam (US)" w:date="2026-06-16T12:31:00Z" w16du:dateUtc="2026-06-16T17:31:00Z">
            <w:trPr>
              <w:gridAfter w:val="0"/>
            </w:trPr>
          </w:trPrChange>
        </w:trPr>
        <w:tc>
          <w:tcPr>
            <w:tcW w:w="1650" w:type="dxa"/>
            <w:tcPrChange w:id="359" w:author="Jansen, Adam (US)" w:date="2026-06-16T12:31:00Z" w16du:dateUtc="2026-06-16T17:31:00Z">
              <w:tcPr>
                <w:tcW w:w="1650" w:type="dxa"/>
              </w:tcPr>
            </w:tcPrChange>
          </w:tcPr>
          <w:p w14:paraId="0D53B711" w14:textId="6561DE8F" w:rsidR="009165C8" w:rsidRDefault="009165C8" w:rsidP="00D851B1">
            <w:pPr>
              <w:jc w:val="center"/>
              <w:rPr>
                <w:ins w:id="360" w:author="Jansen, Adam (US)" w:date="2026-06-16T12:31:00Z" w16du:dateUtc="2026-06-16T17:31:00Z"/>
                <w:sz w:val="20"/>
                <w:szCs w:val="20"/>
              </w:rPr>
            </w:pPr>
            <w:ins w:id="361" w:author="Jansen, Adam (US)" w:date="2026-06-16T12:32:00Z" w16du:dateUtc="2026-06-16T17:32:00Z">
              <w:r>
                <w:rPr>
                  <w:sz w:val="20"/>
                  <w:szCs w:val="20"/>
                </w:rPr>
                <w:t>2</w:t>
              </w:r>
            </w:ins>
          </w:p>
        </w:tc>
        <w:tc>
          <w:tcPr>
            <w:tcW w:w="3610" w:type="dxa"/>
            <w:tcPrChange w:id="362" w:author="Jansen, Adam (US)" w:date="2026-06-16T12:31:00Z" w16du:dateUtc="2026-06-16T17:31:00Z">
              <w:tcPr>
                <w:tcW w:w="2400" w:type="dxa"/>
              </w:tcPr>
            </w:tcPrChange>
          </w:tcPr>
          <w:p w14:paraId="5FA2C97C" w14:textId="17A8F569" w:rsidR="009165C8" w:rsidRDefault="009165C8" w:rsidP="00D851B1">
            <w:pPr>
              <w:jc w:val="both"/>
              <w:rPr>
                <w:ins w:id="363" w:author="Jansen, Adam (US)" w:date="2026-06-16T12:31:00Z" w16du:dateUtc="2026-06-16T17:31:00Z"/>
                <w:sz w:val="20"/>
                <w:szCs w:val="20"/>
              </w:rPr>
            </w:pPr>
            <w:ins w:id="364" w:author="Jansen, Adam (US)" w:date="2026-06-16T12:32:00Z" w16du:dateUtc="2026-06-16T17:32:00Z">
              <w:r>
                <w:rPr>
                  <w:sz w:val="20"/>
                  <w:szCs w:val="20"/>
                </w:rPr>
                <w:t>BROWNOUT</w:t>
              </w:r>
            </w:ins>
          </w:p>
        </w:tc>
      </w:tr>
      <w:tr w:rsidR="009165C8" w14:paraId="379F8D92" w14:textId="77777777" w:rsidTr="009165C8">
        <w:trPr>
          <w:ins w:id="365" w:author="Jansen, Adam (US)" w:date="2026-06-16T12:31:00Z"/>
          <w:trPrChange w:id="366" w:author="Jansen, Adam (US)" w:date="2026-06-16T12:31:00Z" w16du:dateUtc="2026-06-16T17:31:00Z">
            <w:trPr>
              <w:gridAfter w:val="0"/>
            </w:trPr>
          </w:trPrChange>
        </w:trPr>
        <w:tc>
          <w:tcPr>
            <w:tcW w:w="1650" w:type="dxa"/>
            <w:tcPrChange w:id="367" w:author="Jansen, Adam (US)" w:date="2026-06-16T12:31:00Z" w16du:dateUtc="2026-06-16T17:31:00Z">
              <w:tcPr>
                <w:tcW w:w="1650" w:type="dxa"/>
              </w:tcPr>
            </w:tcPrChange>
          </w:tcPr>
          <w:p w14:paraId="0ED86104" w14:textId="530CF052" w:rsidR="009165C8" w:rsidRDefault="009165C8" w:rsidP="00D851B1">
            <w:pPr>
              <w:jc w:val="center"/>
              <w:rPr>
                <w:ins w:id="368" w:author="Jansen, Adam (US)" w:date="2026-06-16T12:31:00Z" w16du:dateUtc="2026-06-16T17:31:00Z"/>
                <w:sz w:val="20"/>
                <w:szCs w:val="20"/>
              </w:rPr>
            </w:pPr>
            <w:ins w:id="369" w:author="Jansen, Adam (US)" w:date="2026-06-16T12:32:00Z" w16du:dateUtc="2026-06-16T17:32:00Z">
              <w:r>
                <w:rPr>
                  <w:sz w:val="20"/>
                  <w:szCs w:val="20"/>
                </w:rPr>
                <w:t>3</w:t>
              </w:r>
            </w:ins>
          </w:p>
        </w:tc>
        <w:tc>
          <w:tcPr>
            <w:tcW w:w="3610" w:type="dxa"/>
            <w:tcPrChange w:id="370" w:author="Jansen, Adam (US)" w:date="2026-06-16T12:31:00Z" w16du:dateUtc="2026-06-16T17:31:00Z">
              <w:tcPr>
                <w:tcW w:w="2400" w:type="dxa"/>
              </w:tcPr>
            </w:tcPrChange>
          </w:tcPr>
          <w:p w14:paraId="1E0E8C1B" w14:textId="31534D66" w:rsidR="009165C8" w:rsidRDefault="009165C8" w:rsidP="00D851B1">
            <w:pPr>
              <w:jc w:val="both"/>
              <w:rPr>
                <w:ins w:id="371" w:author="Jansen, Adam (US)" w:date="2026-06-16T12:31:00Z" w16du:dateUtc="2026-06-16T17:31:00Z"/>
                <w:sz w:val="20"/>
                <w:szCs w:val="20"/>
              </w:rPr>
            </w:pPr>
            <w:ins w:id="372" w:author="Jansen, Adam (US)" w:date="2026-06-16T12:32:00Z" w16du:dateUtc="2026-06-16T17:32:00Z">
              <w:r>
                <w:rPr>
                  <w:sz w:val="20"/>
                  <w:szCs w:val="20"/>
                </w:rPr>
                <w:t>TRAP</w:t>
              </w:r>
            </w:ins>
          </w:p>
        </w:tc>
      </w:tr>
      <w:tr w:rsidR="009165C8" w14:paraId="2D4FA4F8" w14:textId="77777777" w:rsidTr="009165C8">
        <w:trPr>
          <w:ins w:id="373" w:author="Jansen, Adam (US)" w:date="2026-06-16T12:31:00Z"/>
          <w:trPrChange w:id="374" w:author="Jansen, Adam (US)" w:date="2026-06-16T12:31:00Z" w16du:dateUtc="2026-06-16T17:31:00Z">
            <w:trPr>
              <w:gridAfter w:val="0"/>
            </w:trPr>
          </w:trPrChange>
        </w:trPr>
        <w:tc>
          <w:tcPr>
            <w:tcW w:w="1650" w:type="dxa"/>
            <w:tcPrChange w:id="375" w:author="Jansen, Adam (US)" w:date="2026-06-16T12:31:00Z" w16du:dateUtc="2026-06-16T17:31:00Z">
              <w:tcPr>
                <w:tcW w:w="1650" w:type="dxa"/>
              </w:tcPr>
            </w:tcPrChange>
          </w:tcPr>
          <w:p w14:paraId="7F06F320" w14:textId="0219DEAE" w:rsidR="009165C8" w:rsidRDefault="009165C8" w:rsidP="00D851B1">
            <w:pPr>
              <w:jc w:val="center"/>
              <w:rPr>
                <w:ins w:id="376" w:author="Jansen, Adam (US)" w:date="2026-06-16T12:31:00Z" w16du:dateUtc="2026-06-16T17:31:00Z"/>
                <w:sz w:val="20"/>
                <w:szCs w:val="20"/>
              </w:rPr>
            </w:pPr>
            <w:ins w:id="377" w:author="Jansen, Adam (US)" w:date="2026-06-16T12:32:00Z" w16du:dateUtc="2026-06-16T17:32:00Z">
              <w:r>
                <w:rPr>
                  <w:sz w:val="20"/>
                  <w:szCs w:val="20"/>
                </w:rPr>
                <w:t>4</w:t>
              </w:r>
            </w:ins>
          </w:p>
        </w:tc>
        <w:tc>
          <w:tcPr>
            <w:tcW w:w="3610" w:type="dxa"/>
            <w:tcPrChange w:id="378" w:author="Jansen, Adam (US)" w:date="2026-06-16T12:31:00Z" w16du:dateUtc="2026-06-16T17:31:00Z">
              <w:tcPr>
                <w:tcW w:w="2400" w:type="dxa"/>
              </w:tcPr>
            </w:tcPrChange>
          </w:tcPr>
          <w:p w14:paraId="48AA11B4" w14:textId="1E412AC5" w:rsidR="009165C8" w:rsidRDefault="009165C8" w:rsidP="00D851B1">
            <w:pPr>
              <w:jc w:val="both"/>
              <w:rPr>
                <w:ins w:id="379" w:author="Jansen, Adam (US)" w:date="2026-06-16T12:31:00Z" w16du:dateUtc="2026-06-16T17:31:00Z"/>
                <w:sz w:val="20"/>
                <w:szCs w:val="20"/>
              </w:rPr>
            </w:pPr>
            <w:ins w:id="380" w:author="Jansen, Adam (US)" w:date="2026-06-16T12:32:00Z" w16du:dateUtc="2026-06-16T17:32:00Z">
              <w:r>
                <w:rPr>
                  <w:sz w:val="20"/>
                  <w:szCs w:val="20"/>
                </w:rPr>
                <w:t>EXTERNAL</w:t>
              </w:r>
            </w:ins>
          </w:p>
        </w:tc>
      </w:tr>
      <w:tr w:rsidR="009165C8" w14:paraId="75A7DCA1" w14:textId="77777777" w:rsidTr="009165C8">
        <w:trPr>
          <w:ins w:id="381" w:author="Jansen, Adam (US)" w:date="2026-06-16T12:31:00Z"/>
          <w:trPrChange w:id="382" w:author="Jansen, Adam (US)" w:date="2026-06-16T12:31:00Z" w16du:dateUtc="2026-06-16T17:31:00Z">
            <w:trPr>
              <w:gridAfter w:val="0"/>
            </w:trPr>
          </w:trPrChange>
        </w:trPr>
        <w:tc>
          <w:tcPr>
            <w:tcW w:w="1650" w:type="dxa"/>
            <w:tcPrChange w:id="383" w:author="Jansen, Adam (US)" w:date="2026-06-16T12:31:00Z" w16du:dateUtc="2026-06-16T17:31:00Z">
              <w:tcPr>
                <w:tcW w:w="1650" w:type="dxa"/>
              </w:tcPr>
            </w:tcPrChange>
          </w:tcPr>
          <w:p w14:paraId="637886B3" w14:textId="3587A362" w:rsidR="009165C8" w:rsidRDefault="009165C8" w:rsidP="00D851B1">
            <w:pPr>
              <w:jc w:val="center"/>
              <w:rPr>
                <w:ins w:id="384" w:author="Jansen, Adam (US)" w:date="2026-06-16T12:31:00Z" w16du:dateUtc="2026-06-16T17:31:00Z"/>
                <w:sz w:val="20"/>
                <w:szCs w:val="20"/>
              </w:rPr>
            </w:pPr>
            <w:ins w:id="385" w:author="Jansen, Adam (US)" w:date="2026-06-16T12:32:00Z" w16du:dateUtc="2026-06-16T17:32:00Z">
              <w:r>
                <w:rPr>
                  <w:sz w:val="20"/>
                  <w:szCs w:val="20"/>
                </w:rPr>
                <w:t>5</w:t>
              </w:r>
            </w:ins>
          </w:p>
        </w:tc>
        <w:tc>
          <w:tcPr>
            <w:tcW w:w="3610" w:type="dxa"/>
            <w:tcPrChange w:id="386" w:author="Jansen, Adam (US)" w:date="2026-06-16T12:31:00Z" w16du:dateUtc="2026-06-16T17:31:00Z">
              <w:tcPr>
                <w:tcW w:w="2400" w:type="dxa"/>
              </w:tcPr>
            </w:tcPrChange>
          </w:tcPr>
          <w:p w14:paraId="21D45B3E" w14:textId="456B0FF0" w:rsidR="009165C8" w:rsidRDefault="009165C8" w:rsidP="00D851B1">
            <w:pPr>
              <w:jc w:val="both"/>
              <w:rPr>
                <w:ins w:id="387" w:author="Jansen, Adam (US)" w:date="2026-06-16T12:31:00Z" w16du:dateUtc="2026-06-16T17:31:00Z"/>
                <w:sz w:val="20"/>
                <w:szCs w:val="20"/>
              </w:rPr>
            </w:pPr>
            <w:ins w:id="388" w:author="Jansen, Adam (US)" w:date="2026-06-16T12:32:00Z" w16du:dateUtc="2026-06-16T17:32:00Z">
              <w:r>
                <w:rPr>
                  <w:sz w:val="20"/>
                  <w:szCs w:val="20"/>
                </w:rPr>
                <w:t>SOFTWARE</w:t>
              </w:r>
            </w:ins>
          </w:p>
        </w:tc>
      </w:tr>
      <w:tr w:rsidR="009165C8" w14:paraId="76687296" w14:textId="77777777" w:rsidTr="009165C8">
        <w:trPr>
          <w:ins w:id="389" w:author="Jansen, Adam (US)" w:date="2026-06-16T12:31:00Z"/>
          <w:trPrChange w:id="390" w:author="Jansen, Adam (US)" w:date="2026-06-16T12:31:00Z" w16du:dateUtc="2026-06-16T17:31:00Z">
            <w:trPr>
              <w:gridAfter w:val="0"/>
            </w:trPr>
          </w:trPrChange>
        </w:trPr>
        <w:tc>
          <w:tcPr>
            <w:tcW w:w="1650" w:type="dxa"/>
            <w:tcPrChange w:id="391" w:author="Jansen, Adam (US)" w:date="2026-06-16T12:31:00Z" w16du:dateUtc="2026-06-16T17:31:00Z">
              <w:tcPr>
                <w:tcW w:w="1650" w:type="dxa"/>
              </w:tcPr>
            </w:tcPrChange>
          </w:tcPr>
          <w:p w14:paraId="43C802F3" w14:textId="3D15C4AA" w:rsidR="009165C8" w:rsidRDefault="009165C8" w:rsidP="00D851B1">
            <w:pPr>
              <w:jc w:val="center"/>
              <w:rPr>
                <w:ins w:id="392" w:author="Jansen, Adam (US)" w:date="2026-06-16T12:31:00Z" w16du:dateUtc="2026-06-16T17:31:00Z"/>
                <w:sz w:val="20"/>
                <w:szCs w:val="20"/>
              </w:rPr>
            </w:pPr>
            <w:ins w:id="393" w:author="Jansen, Adam (US)" w:date="2026-06-16T12:32:00Z" w16du:dateUtc="2026-06-16T17:32:00Z">
              <w:r>
                <w:rPr>
                  <w:sz w:val="20"/>
                  <w:szCs w:val="20"/>
                </w:rPr>
                <w:lastRenderedPageBreak/>
                <w:t>6</w:t>
              </w:r>
            </w:ins>
          </w:p>
        </w:tc>
        <w:tc>
          <w:tcPr>
            <w:tcW w:w="3610" w:type="dxa"/>
            <w:tcPrChange w:id="394" w:author="Jansen, Adam (US)" w:date="2026-06-16T12:31:00Z" w16du:dateUtc="2026-06-16T17:31:00Z">
              <w:tcPr>
                <w:tcW w:w="2400" w:type="dxa"/>
              </w:tcPr>
            </w:tcPrChange>
          </w:tcPr>
          <w:p w14:paraId="6B2604DC" w14:textId="7F93870A" w:rsidR="009165C8" w:rsidRDefault="009165C8" w:rsidP="00D851B1">
            <w:pPr>
              <w:jc w:val="both"/>
              <w:rPr>
                <w:ins w:id="395" w:author="Jansen, Adam (US)" w:date="2026-06-16T12:31:00Z" w16du:dateUtc="2026-06-16T17:31:00Z"/>
                <w:sz w:val="20"/>
                <w:szCs w:val="20"/>
              </w:rPr>
            </w:pPr>
            <w:ins w:id="396" w:author="Jansen, Adam (US)" w:date="2026-06-16T12:32:00Z" w16du:dateUtc="2026-06-16T17:32:00Z">
              <w:r>
                <w:rPr>
                  <w:sz w:val="20"/>
                  <w:szCs w:val="20"/>
                </w:rPr>
                <w:t>WATCHDOG</w:t>
              </w:r>
            </w:ins>
          </w:p>
        </w:tc>
      </w:tr>
      <w:tr w:rsidR="009165C8" w14:paraId="106F9ADC" w14:textId="77777777" w:rsidTr="009165C8">
        <w:trPr>
          <w:ins w:id="397" w:author="Jansen, Adam (US)" w:date="2026-06-16T12:31:00Z"/>
          <w:trPrChange w:id="398" w:author="Jansen, Adam (US)" w:date="2026-06-16T12:31:00Z" w16du:dateUtc="2026-06-16T17:31:00Z">
            <w:trPr>
              <w:gridAfter w:val="0"/>
            </w:trPr>
          </w:trPrChange>
        </w:trPr>
        <w:tc>
          <w:tcPr>
            <w:tcW w:w="1650" w:type="dxa"/>
            <w:tcPrChange w:id="399" w:author="Jansen, Adam (US)" w:date="2026-06-16T12:31:00Z" w16du:dateUtc="2026-06-16T17:31:00Z">
              <w:tcPr>
                <w:tcW w:w="1650" w:type="dxa"/>
              </w:tcPr>
            </w:tcPrChange>
          </w:tcPr>
          <w:p w14:paraId="2000D470" w14:textId="243A1009" w:rsidR="009165C8" w:rsidRDefault="009165C8" w:rsidP="00D851B1">
            <w:pPr>
              <w:jc w:val="center"/>
              <w:rPr>
                <w:ins w:id="400" w:author="Jansen, Adam (US)" w:date="2026-06-16T12:31:00Z" w16du:dateUtc="2026-06-16T17:31:00Z"/>
                <w:sz w:val="20"/>
                <w:szCs w:val="20"/>
              </w:rPr>
            </w:pPr>
            <w:ins w:id="401" w:author="Jansen, Adam (US)" w:date="2026-06-16T12:32:00Z" w16du:dateUtc="2026-06-16T17:32:00Z">
              <w:r>
                <w:rPr>
                  <w:sz w:val="20"/>
                  <w:szCs w:val="20"/>
                </w:rPr>
                <w:t>7</w:t>
              </w:r>
            </w:ins>
          </w:p>
        </w:tc>
        <w:tc>
          <w:tcPr>
            <w:tcW w:w="3610" w:type="dxa"/>
            <w:tcPrChange w:id="402" w:author="Jansen, Adam (US)" w:date="2026-06-16T12:31:00Z" w16du:dateUtc="2026-06-16T17:31:00Z">
              <w:tcPr>
                <w:tcW w:w="2400" w:type="dxa"/>
              </w:tcPr>
            </w:tcPrChange>
          </w:tcPr>
          <w:p w14:paraId="5AE28E8C" w14:textId="6B824E61" w:rsidR="009165C8" w:rsidRDefault="009165C8" w:rsidP="00D851B1">
            <w:pPr>
              <w:jc w:val="both"/>
              <w:rPr>
                <w:ins w:id="403" w:author="Jansen, Adam (US)" w:date="2026-06-16T12:31:00Z" w16du:dateUtc="2026-06-16T17:31:00Z"/>
                <w:sz w:val="20"/>
                <w:szCs w:val="20"/>
              </w:rPr>
            </w:pPr>
            <w:ins w:id="404" w:author="Jansen, Adam (US)" w:date="2026-06-16T12:32:00Z" w16du:dateUtc="2026-06-16T17:32:00Z">
              <w:r>
                <w:rPr>
                  <w:sz w:val="20"/>
                  <w:szCs w:val="20"/>
                </w:rPr>
                <w:t>OTHER</w:t>
              </w:r>
            </w:ins>
          </w:p>
        </w:tc>
      </w:tr>
    </w:tbl>
    <w:p w14:paraId="7CEE73D9" w14:textId="67FF3DCB" w:rsidR="009165C8" w:rsidRDefault="009165C8" w:rsidP="00B502B4">
      <w:pPr>
        <w:rPr>
          <w:ins w:id="405" w:author="Jansen, Adam (US)" w:date="2026-06-16T12:31:00Z" w16du:dateUtc="2026-06-16T17:31:00Z"/>
        </w:rPr>
      </w:pPr>
    </w:p>
    <w:p w14:paraId="1E47C3EB" w14:textId="77777777" w:rsidR="009165C8" w:rsidRDefault="009165C8" w:rsidP="00B502B4"/>
    <w:tbl>
      <w:tblPr>
        <w:tblStyle w:val="GridTable5Dark-Accent1"/>
        <w:tblW w:w="0" w:type="auto"/>
        <w:jc w:val="center"/>
        <w:tblLook w:val="0680" w:firstRow="0" w:lastRow="0" w:firstColumn="1" w:lastColumn="0" w:noHBand="1" w:noVBand="1"/>
      </w:tblPr>
      <w:tblGrid>
        <w:gridCol w:w="3235"/>
        <w:gridCol w:w="6115"/>
      </w:tblGrid>
      <w:tr w:rsidR="00B502B4" w14:paraId="4B55B6B4"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2151D88" w14:textId="77777777" w:rsidR="00B502B4" w:rsidRDefault="00B502B4" w:rsidP="00B502B4">
            <w:r>
              <w:t>Command ID</w:t>
            </w:r>
          </w:p>
        </w:tc>
        <w:tc>
          <w:tcPr>
            <w:tcW w:w="6115" w:type="dxa"/>
          </w:tcPr>
          <w:p w14:paraId="4F1A9F15" w14:textId="08EC399B" w:rsidR="00B502B4" w:rsidRDefault="007F4D74" w:rsidP="00B502B4">
            <w:pPr>
              <w:cnfStyle w:val="000000000000" w:firstRow="0" w:lastRow="0" w:firstColumn="0" w:lastColumn="0" w:oddVBand="0" w:evenVBand="0" w:oddHBand="0" w:evenHBand="0" w:firstRowFirstColumn="0" w:firstRowLastColumn="0" w:lastRowFirstColumn="0" w:lastRowLastColumn="0"/>
            </w:pPr>
            <w:r>
              <w:t>0xFF03</w:t>
            </w:r>
          </w:p>
        </w:tc>
      </w:tr>
      <w:tr w:rsidR="00B502B4" w14:paraId="31E2981C"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24EFB92" w14:textId="77777777" w:rsidR="00B502B4" w:rsidRDefault="00B502B4" w:rsidP="00B502B4">
            <w:r>
              <w:t>Name</w:t>
            </w:r>
          </w:p>
        </w:tc>
        <w:tc>
          <w:tcPr>
            <w:tcW w:w="6115" w:type="dxa"/>
          </w:tcPr>
          <w:p w14:paraId="1B15E443" w14:textId="72F31004" w:rsidR="00B502B4" w:rsidRDefault="00B502B4" w:rsidP="00B502B4">
            <w:pPr>
              <w:cnfStyle w:val="000000000000" w:firstRow="0" w:lastRow="0" w:firstColumn="0" w:lastColumn="0" w:oddVBand="0" w:evenVBand="0" w:oddHBand="0" w:evenHBand="0" w:firstRowFirstColumn="0" w:firstRowLastColumn="0" w:lastRowFirstColumn="0" w:lastRowLastColumn="0"/>
            </w:pPr>
            <w:r>
              <w:t>Uptime</w:t>
            </w:r>
          </w:p>
        </w:tc>
      </w:tr>
      <w:tr w:rsidR="00B502B4" w14:paraId="61D2ADB6"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CF245BC" w14:textId="77777777" w:rsidR="00B502B4" w:rsidRDefault="00B502B4" w:rsidP="00B502B4">
            <w:r>
              <w:t>Command revision</w:t>
            </w:r>
          </w:p>
        </w:tc>
        <w:tc>
          <w:tcPr>
            <w:tcW w:w="6115" w:type="dxa"/>
          </w:tcPr>
          <w:p w14:paraId="556A15C9" w14:textId="77777777" w:rsidR="00B502B4" w:rsidRDefault="00B502B4" w:rsidP="00B502B4">
            <w:pPr>
              <w:cnfStyle w:val="000000000000" w:firstRow="0" w:lastRow="0" w:firstColumn="0" w:lastColumn="0" w:oddVBand="0" w:evenVBand="0" w:oddHBand="0" w:evenHBand="0" w:firstRowFirstColumn="0" w:firstRowLastColumn="0" w:lastRowFirstColumn="0" w:lastRowLastColumn="0"/>
            </w:pPr>
            <w:r>
              <w:t>1</w:t>
            </w:r>
          </w:p>
        </w:tc>
      </w:tr>
      <w:tr w:rsidR="00B502B4" w14:paraId="51D122A1"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6A5F1C52" w14:textId="77777777" w:rsidR="00B502B4" w:rsidRDefault="00B502B4" w:rsidP="00B502B4">
            <w:r>
              <w:t>Request payload format</w:t>
            </w:r>
          </w:p>
        </w:tc>
        <w:tc>
          <w:tcPr>
            <w:tcW w:w="6115" w:type="dxa"/>
          </w:tcPr>
          <w:p w14:paraId="5DCE63A2" w14:textId="77777777" w:rsidR="00B502B4" w:rsidRPr="00A77530" w:rsidRDefault="00B502B4" w:rsidP="00B502B4">
            <w:pPr>
              <w:cnfStyle w:val="000000000000" w:firstRow="0" w:lastRow="0" w:firstColumn="0" w:lastColumn="0" w:oddVBand="0" w:evenVBand="0" w:oddHBand="0" w:evenHBand="0" w:firstRowFirstColumn="0" w:firstRowLastColumn="0" w:lastRowFirstColumn="0" w:lastRowLastColumn="0"/>
            </w:pPr>
            <w:r w:rsidRPr="00E04E1D">
              <w:rPr>
                <w:i/>
                <w:iCs/>
              </w:rPr>
              <w:t>None</w:t>
            </w:r>
          </w:p>
        </w:tc>
      </w:tr>
      <w:tr w:rsidR="00B502B4" w14:paraId="7E2DB7A8"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5F2A6017" w14:textId="77777777" w:rsidR="00B502B4" w:rsidRDefault="00B502B4" w:rsidP="00B502B4">
            <w:r>
              <w:t>Response payload format</w:t>
            </w:r>
          </w:p>
        </w:tc>
        <w:tc>
          <w:tcPr>
            <w:tcW w:w="6115" w:type="dxa"/>
          </w:tcPr>
          <w:p w14:paraId="50AE99FB" w14:textId="77777777" w:rsidR="00B502B4" w:rsidRPr="009B05C4" w:rsidRDefault="00B502B4"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sidRPr="009B05C4">
              <w:rPr>
                <w:rFonts w:ascii="Aptos Mono" w:hAnsi="Aptos Mono"/>
                <w:sz w:val="20"/>
                <w:szCs w:val="20"/>
              </w:rPr>
              <w:t>struct {</w:t>
            </w:r>
          </w:p>
          <w:p w14:paraId="555621FA" w14:textId="2FAACDA1" w:rsidR="00B502B4" w:rsidRDefault="00281DBE"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B502B4" w:rsidRPr="009B05C4">
              <w:rPr>
                <w:rFonts w:ascii="Aptos Mono" w:hAnsi="Aptos Mono"/>
                <w:sz w:val="20"/>
                <w:szCs w:val="20"/>
              </w:rPr>
              <w:t>uint</w:t>
            </w:r>
            <w:r w:rsidR="00B502B4">
              <w:rPr>
                <w:rFonts w:ascii="Aptos Mono" w:hAnsi="Aptos Mono"/>
                <w:sz w:val="20"/>
                <w:szCs w:val="20"/>
              </w:rPr>
              <w:t>32</w:t>
            </w:r>
            <w:r w:rsidR="00B502B4" w:rsidRPr="009B05C4">
              <w:rPr>
                <w:rFonts w:ascii="Aptos Mono" w:hAnsi="Aptos Mono"/>
                <w:sz w:val="20"/>
                <w:szCs w:val="20"/>
              </w:rPr>
              <w:t xml:space="preserve">_t </w:t>
            </w:r>
            <w:proofErr w:type="spellStart"/>
            <w:r w:rsidR="00B502B4">
              <w:rPr>
                <w:rFonts w:ascii="Aptos Mono" w:hAnsi="Aptos Mono"/>
                <w:sz w:val="20"/>
                <w:szCs w:val="20"/>
              </w:rPr>
              <w:t>uptime_ms</w:t>
            </w:r>
            <w:proofErr w:type="spellEnd"/>
            <w:r w:rsidR="00B502B4" w:rsidRPr="009B05C4">
              <w:rPr>
                <w:rFonts w:ascii="Aptos Mono" w:hAnsi="Aptos Mono"/>
                <w:sz w:val="20"/>
                <w:szCs w:val="20"/>
              </w:rPr>
              <w:t>;</w:t>
            </w:r>
          </w:p>
          <w:p w14:paraId="7191E236" w14:textId="7C651F8E" w:rsidR="00B502B4" w:rsidRPr="009B05C4" w:rsidRDefault="00281DBE" w:rsidP="00B502B4">
            <w:pPr>
              <w:cnfStyle w:val="000000000000" w:firstRow="0" w:lastRow="0" w:firstColumn="0" w:lastColumn="0" w:oddVBand="0" w:evenVBand="0" w:oddHBand="0" w:evenHBand="0" w:firstRowFirstColumn="0" w:firstRowLastColumn="0" w:lastRowFirstColumn="0" w:lastRowLastColumn="0"/>
              <w:rPr>
                <w:rFonts w:ascii="Aptos Mono" w:hAnsi="Aptos Mono"/>
                <w:sz w:val="20"/>
                <w:szCs w:val="20"/>
              </w:rPr>
            </w:pPr>
            <w:r>
              <w:rPr>
                <w:rFonts w:ascii="Aptos Mono" w:hAnsi="Aptos Mono"/>
                <w:sz w:val="20"/>
                <w:szCs w:val="20"/>
              </w:rPr>
              <w:t xml:space="preserve">  </w:t>
            </w:r>
            <w:r w:rsidR="00B502B4">
              <w:rPr>
                <w:rFonts w:ascii="Aptos Mono" w:hAnsi="Aptos Mono"/>
                <w:sz w:val="20"/>
                <w:szCs w:val="20"/>
              </w:rPr>
              <w:t xml:space="preserve">uint8_t </w:t>
            </w:r>
            <w:proofErr w:type="spellStart"/>
            <w:r w:rsidR="00B502B4">
              <w:rPr>
                <w:rFonts w:ascii="Aptos Mono" w:hAnsi="Aptos Mono"/>
                <w:sz w:val="20"/>
                <w:szCs w:val="20"/>
              </w:rPr>
              <w:t>reset_reason</w:t>
            </w:r>
            <w:proofErr w:type="spellEnd"/>
            <w:r w:rsidR="00B502B4">
              <w:rPr>
                <w:rFonts w:ascii="Aptos Mono" w:hAnsi="Aptos Mono"/>
                <w:sz w:val="20"/>
                <w:szCs w:val="20"/>
              </w:rPr>
              <w:t>;</w:t>
            </w:r>
          </w:p>
          <w:p w14:paraId="77B537E1" w14:textId="64624DF5" w:rsidR="00B502B4" w:rsidRPr="00B20361" w:rsidRDefault="00B502B4" w:rsidP="00B502B4">
            <w:pPr>
              <w:cnfStyle w:val="000000000000" w:firstRow="0" w:lastRow="0" w:firstColumn="0" w:lastColumn="0" w:oddVBand="0" w:evenVBand="0" w:oddHBand="0" w:evenHBand="0" w:firstRowFirstColumn="0" w:firstRowLastColumn="0" w:lastRowFirstColumn="0" w:lastRowLastColumn="0"/>
              <w:rPr>
                <w:i/>
                <w:iCs/>
              </w:rPr>
            </w:pPr>
            <w:r w:rsidRPr="009B05C4">
              <w:rPr>
                <w:rFonts w:ascii="Aptos Mono" w:hAnsi="Aptos Mono"/>
                <w:sz w:val="20"/>
                <w:szCs w:val="20"/>
              </w:rPr>
              <w:t>};</w:t>
            </w:r>
          </w:p>
        </w:tc>
      </w:tr>
      <w:tr w:rsidR="00B502B4" w14:paraId="75D872BB"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AEBB13A" w14:textId="085EFFD8" w:rsidR="00B502B4" w:rsidRDefault="00B502B4" w:rsidP="00B502B4">
            <w:r>
              <w:t xml:space="preserve">Required </w:t>
            </w:r>
            <w:r w:rsidR="004B285E">
              <w:t>features</w:t>
            </w:r>
          </w:p>
        </w:tc>
        <w:tc>
          <w:tcPr>
            <w:tcW w:w="6115" w:type="dxa"/>
          </w:tcPr>
          <w:p w14:paraId="7EFAC805" w14:textId="77777777" w:rsidR="00B502B4" w:rsidRPr="00E04E1D" w:rsidRDefault="00B502B4" w:rsidP="00B502B4">
            <w:pPr>
              <w:cnfStyle w:val="000000000000" w:firstRow="0" w:lastRow="0" w:firstColumn="0" w:lastColumn="0" w:oddVBand="0" w:evenVBand="0" w:oddHBand="0" w:evenHBand="0" w:firstRowFirstColumn="0" w:firstRowLastColumn="0" w:lastRowFirstColumn="0" w:lastRowLastColumn="0"/>
              <w:rPr>
                <w:i/>
                <w:iCs/>
              </w:rPr>
            </w:pPr>
            <w:r w:rsidRPr="00E04E1D">
              <w:rPr>
                <w:i/>
                <w:iCs/>
              </w:rPr>
              <w:t>None</w:t>
            </w:r>
          </w:p>
        </w:tc>
      </w:tr>
      <w:tr w:rsidR="00B502B4" w14:paraId="0BB295FF" w14:textId="77777777" w:rsidTr="00B502B4">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0BB66726" w14:textId="77777777" w:rsidR="00B502B4" w:rsidRDefault="00B502B4" w:rsidP="00B502B4">
            <w:r>
              <w:t>Availability</w:t>
            </w:r>
          </w:p>
        </w:tc>
        <w:tc>
          <w:tcPr>
            <w:tcW w:w="6115" w:type="dxa"/>
          </w:tcPr>
          <w:p w14:paraId="6F9FCFFA" w14:textId="77777777" w:rsidR="00B502B4" w:rsidRDefault="00B502B4" w:rsidP="00B502B4">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Unconfigured</w:t>
            </w:r>
          </w:p>
          <w:p w14:paraId="60FAAC58" w14:textId="77777777" w:rsidR="00B502B4" w:rsidRPr="00E04E1D" w:rsidRDefault="00B502B4" w:rsidP="00B502B4">
            <w:pPr>
              <w:cnfStyle w:val="000000000000" w:firstRow="0" w:lastRow="0" w:firstColumn="0" w:lastColumn="0" w:oddVBand="0" w:evenVBand="0" w:oddHBand="0" w:evenHBand="0" w:firstRowFirstColumn="0" w:firstRowLastColumn="0" w:lastRowFirstColumn="0" w:lastRowLastColumn="0"/>
              <w:rPr>
                <w:i/>
                <w:iCs/>
              </w:rPr>
            </w:pPr>
            <w:r>
              <w:rPr>
                <w:rFonts w:ascii="Segoe UI Emoji" w:hAnsi="Segoe UI Emoji" w:cs="Segoe UI Emoji"/>
              </w:rPr>
              <w:t>✅</w:t>
            </w:r>
            <w:r>
              <w:t>Active</w:t>
            </w:r>
          </w:p>
        </w:tc>
      </w:tr>
    </w:tbl>
    <w:p w14:paraId="64989332" w14:textId="77777777" w:rsidR="00B502B4" w:rsidRDefault="00B502B4" w:rsidP="0044068E"/>
    <w:p w14:paraId="038FF49A" w14:textId="355787E1" w:rsidR="004B285E" w:rsidRDefault="004B285E">
      <w:pPr>
        <w:pStyle w:val="Heading1"/>
      </w:pPr>
      <w:bookmarkStart w:id="406" w:name="_Features"/>
      <w:bookmarkStart w:id="407" w:name="_Ref221689818"/>
      <w:bookmarkStart w:id="408" w:name="_Toc226546747"/>
      <w:bookmarkEnd w:id="406"/>
      <w:r>
        <w:t>Features</w:t>
      </w:r>
      <w:bookmarkEnd w:id="407"/>
      <w:bookmarkEnd w:id="408"/>
    </w:p>
    <w:p w14:paraId="25EC3675" w14:textId="036E022B" w:rsidR="00B73649" w:rsidRPr="00B73649" w:rsidRDefault="00E61913" w:rsidP="00B73649">
      <w:r>
        <w:t xml:space="preserve">This document describes all </w:t>
      </w:r>
      <w:r w:rsidR="0045446D">
        <w:t xml:space="preserve">currently </w:t>
      </w:r>
      <w:r>
        <w:t>defined messages, but individual ECP implementations may not implement all features.</w:t>
      </w:r>
      <w:r w:rsidR="00281DBE">
        <w:t xml:space="preserve"> </w:t>
      </w:r>
      <w:r>
        <w:t>Reasons for not supporting a feature include memory constraints or features intended for non-production testing and development.</w:t>
      </w:r>
    </w:p>
    <w:tbl>
      <w:tblPr>
        <w:tblStyle w:val="ListTable2-Accent1"/>
        <w:tblW w:w="0" w:type="auto"/>
        <w:tblLook w:val="0620" w:firstRow="1" w:lastRow="0" w:firstColumn="0" w:lastColumn="0" w:noHBand="1" w:noVBand="1"/>
      </w:tblPr>
      <w:tblGrid>
        <w:gridCol w:w="885"/>
        <w:gridCol w:w="3546"/>
        <w:gridCol w:w="4929"/>
      </w:tblGrid>
      <w:tr w:rsidR="004B285E" w14:paraId="530ED7C3"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885" w:type="dxa"/>
          </w:tcPr>
          <w:p w14:paraId="59048957" w14:textId="77777777" w:rsidR="004B285E" w:rsidRDefault="004B285E" w:rsidP="00D851B1">
            <w:r>
              <w:t>Bit</w:t>
            </w:r>
          </w:p>
        </w:tc>
        <w:tc>
          <w:tcPr>
            <w:tcW w:w="3546" w:type="dxa"/>
          </w:tcPr>
          <w:p w14:paraId="1E15B3D6" w14:textId="77777777" w:rsidR="004B285E" w:rsidRDefault="004B285E" w:rsidP="00D851B1">
            <w:r>
              <w:t>Name</w:t>
            </w:r>
          </w:p>
        </w:tc>
        <w:tc>
          <w:tcPr>
            <w:tcW w:w="4929" w:type="dxa"/>
          </w:tcPr>
          <w:p w14:paraId="41A0DB6E" w14:textId="77777777" w:rsidR="004B285E" w:rsidRDefault="004B285E" w:rsidP="00D851B1">
            <w:r>
              <w:t>Description</w:t>
            </w:r>
          </w:p>
        </w:tc>
      </w:tr>
      <w:tr w:rsidR="00E61913" w14:paraId="77E9DD06" w14:textId="77777777" w:rsidTr="000C4F97">
        <w:tc>
          <w:tcPr>
            <w:tcW w:w="885" w:type="dxa"/>
          </w:tcPr>
          <w:p w14:paraId="53AFEC4D" w14:textId="61D12869" w:rsidR="00E61913" w:rsidRDefault="00E61913" w:rsidP="00E61913">
            <w:pPr>
              <w:jc w:val="center"/>
              <w:rPr>
                <w:sz w:val="20"/>
                <w:szCs w:val="20"/>
              </w:rPr>
            </w:pPr>
            <w:r>
              <w:rPr>
                <w:sz w:val="20"/>
                <w:szCs w:val="20"/>
              </w:rPr>
              <w:t>0</w:t>
            </w:r>
          </w:p>
        </w:tc>
        <w:tc>
          <w:tcPr>
            <w:tcW w:w="3546" w:type="dxa"/>
          </w:tcPr>
          <w:p w14:paraId="1F091912" w14:textId="3AADCE82" w:rsidR="00E61913" w:rsidRPr="004B285E" w:rsidRDefault="000B1295" w:rsidP="00E61913">
            <w:pPr>
              <w:rPr>
                <w:i/>
                <w:iCs/>
                <w:sz w:val="20"/>
                <w:szCs w:val="20"/>
              </w:rPr>
            </w:pPr>
            <w:r>
              <w:rPr>
                <w:sz w:val="20"/>
                <w:szCs w:val="20"/>
              </w:rPr>
              <w:t>ECP_FEATURE_CH_IO</w:t>
            </w:r>
          </w:p>
        </w:tc>
        <w:tc>
          <w:tcPr>
            <w:tcW w:w="4929" w:type="dxa"/>
          </w:tcPr>
          <w:p w14:paraId="3B138BE0" w14:textId="68AB9B1C" w:rsidR="00E61913" w:rsidRDefault="000B1295" w:rsidP="00E61913">
            <w:pPr>
              <w:rPr>
                <w:sz w:val="20"/>
                <w:szCs w:val="20"/>
              </w:rPr>
            </w:pPr>
            <w:proofErr w:type="spellStart"/>
            <w:r>
              <w:rPr>
                <w:sz w:val="20"/>
                <w:szCs w:val="20"/>
              </w:rPr>
              <w:t>DPUnity</w:t>
            </w:r>
            <w:proofErr w:type="spellEnd"/>
            <w:r>
              <w:rPr>
                <w:sz w:val="20"/>
                <w:szCs w:val="20"/>
              </w:rPr>
              <w:t xml:space="preserve"> port channel I/O</w:t>
            </w:r>
          </w:p>
        </w:tc>
      </w:tr>
      <w:tr w:rsidR="004B285E" w14:paraId="245C12BB" w14:textId="77777777" w:rsidTr="000C4F97">
        <w:tc>
          <w:tcPr>
            <w:tcW w:w="885" w:type="dxa"/>
          </w:tcPr>
          <w:p w14:paraId="7B7834A5" w14:textId="77777777" w:rsidR="004B285E" w:rsidRPr="00C35B59" w:rsidRDefault="004B285E" w:rsidP="00D851B1">
            <w:pPr>
              <w:jc w:val="center"/>
              <w:rPr>
                <w:sz w:val="20"/>
                <w:szCs w:val="20"/>
              </w:rPr>
            </w:pPr>
            <w:r>
              <w:rPr>
                <w:sz w:val="20"/>
                <w:szCs w:val="20"/>
              </w:rPr>
              <w:t>1</w:t>
            </w:r>
          </w:p>
        </w:tc>
        <w:tc>
          <w:tcPr>
            <w:tcW w:w="3546" w:type="dxa"/>
          </w:tcPr>
          <w:p w14:paraId="4D8891DB" w14:textId="77777777" w:rsidR="004B285E" w:rsidRPr="00C35B59" w:rsidRDefault="004B285E" w:rsidP="00D851B1">
            <w:pPr>
              <w:rPr>
                <w:sz w:val="20"/>
                <w:szCs w:val="20"/>
              </w:rPr>
            </w:pPr>
            <w:r>
              <w:rPr>
                <w:sz w:val="20"/>
                <w:szCs w:val="20"/>
              </w:rPr>
              <w:t>ECP_FEATURE_PEEK_POKE</w:t>
            </w:r>
          </w:p>
        </w:tc>
        <w:tc>
          <w:tcPr>
            <w:tcW w:w="4929" w:type="dxa"/>
          </w:tcPr>
          <w:p w14:paraId="0B505867" w14:textId="77777777" w:rsidR="004B285E" w:rsidRPr="00C35B59" w:rsidRDefault="004B285E" w:rsidP="00D851B1">
            <w:pPr>
              <w:rPr>
                <w:sz w:val="20"/>
                <w:szCs w:val="20"/>
              </w:rPr>
            </w:pPr>
            <w:r>
              <w:rPr>
                <w:sz w:val="20"/>
                <w:szCs w:val="20"/>
              </w:rPr>
              <w:t>Direct memory access</w:t>
            </w:r>
          </w:p>
        </w:tc>
      </w:tr>
      <w:tr w:rsidR="004B285E" w14:paraId="52FCB382" w14:textId="77777777" w:rsidTr="000C4F97">
        <w:tc>
          <w:tcPr>
            <w:tcW w:w="885" w:type="dxa"/>
          </w:tcPr>
          <w:p w14:paraId="7B4742F5" w14:textId="77777777" w:rsidR="004B285E" w:rsidRPr="00C35B59" w:rsidRDefault="004B285E" w:rsidP="00D851B1">
            <w:pPr>
              <w:jc w:val="center"/>
              <w:rPr>
                <w:sz w:val="20"/>
                <w:szCs w:val="20"/>
              </w:rPr>
            </w:pPr>
            <w:r>
              <w:rPr>
                <w:sz w:val="20"/>
                <w:szCs w:val="20"/>
              </w:rPr>
              <w:t>2</w:t>
            </w:r>
          </w:p>
        </w:tc>
        <w:tc>
          <w:tcPr>
            <w:tcW w:w="3546" w:type="dxa"/>
          </w:tcPr>
          <w:p w14:paraId="77E0A597" w14:textId="77777777" w:rsidR="004B285E" w:rsidRPr="00C35B59" w:rsidRDefault="004B285E" w:rsidP="00D851B1">
            <w:pPr>
              <w:rPr>
                <w:sz w:val="20"/>
                <w:szCs w:val="20"/>
              </w:rPr>
            </w:pPr>
            <w:r>
              <w:rPr>
                <w:sz w:val="20"/>
                <w:szCs w:val="20"/>
              </w:rPr>
              <w:t>ECP_FEATURE_GPIO</w:t>
            </w:r>
          </w:p>
        </w:tc>
        <w:tc>
          <w:tcPr>
            <w:tcW w:w="4929" w:type="dxa"/>
          </w:tcPr>
          <w:p w14:paraId="003D83FA" w14:textId="2DB724F9" w:rsidR="004B285E" w:rsidRPr="00C35B59" w:rsidRDefault="00E61913" w:rsidP="00D851B1">
            <w:pPr>
              <w:rPr>
                <w:sz w:val="20"/>
                <w:szCs w:val="20"/>
              </w:rPr>
            </w:pPr>
            <w:r>
              <w:rPr>
                <w:sz w:val="20"/>
                <w:szCs w:val="20"/>
              </w:rPr>
              <w:t>Read/write individual I/O pins</w:t>
            </w:r>
          </w:p>
        </w:tc>
      </w:tr>
      <w:tr w:rsidR="004B285E" w14:paraId="732850DB" w14:textId="77777777" w:rsidTr="000C4F97">
        <w:tc>
          <w:tcPr>
            <w:tcW w:w="885" w:type="dxa"/>
          </w:tcPr>
          <w:p w14:paraId="437F6A14" w14:textId="77777777" w:rsidR="004B285E" w:rsidRDefault="004B285E" w:rsidP="00D851B1">
            <w:pPr>
              <w:jc w:val="center"/>
              <w:rPr>
                <w:sz w:val="20"/>
                <w:szCs w:val="20"/>
              </w:rPr>
            </w:pPr>
            <w:r>
              <w:rPr>
                <w:sz w:val="20"/>
                <w:szCs w:val="20"/>
              </w:rPr>
              <w:t>3</w:t>
            </w:r>
          </w:p>
        </w:tc>
        <w:tc>
          <w:tcPr>
            <w:tcW w:w="3546" w:type="dxa"/>
          </w:tcPr>
          <w:p w14:paraId="0A15600E" w14:textId="77777777" w:rsidR="004B285E" w:rsidRDefault="004B285E" w:rsidP="00D851B1">
            <w:pPr>
              <w:rPr>
                <w:sz w:val="20"/>
                <w:szCs w:val="20"/>
              </w:rPr>
            </w:pPr>
            <w:r>
              <w:rPr>
                <w:sz w:val="20"/>
                <w:szCs w:val="20"/>
              </w:rPr>
              <w:t>ECP_FEATURE_DEVICE_EVENT</w:t>
            </w:r>
          </w:p>
        </w:tc>
        <w:tc>
          <w:tcPr>
            <w:tcW w:w="4929" w:type="dxa"/>
          </w:tcPr>
          <w:p w14:paraId="7112A3F1" w14:textId="77777777" w:rsidR="004B285E" w:rsidRPr="00C35B59" w:rsidRDefault="004B285E" w:rsidP="00D851B1">
            <w:pPr>
              <w:rPr>
                <w:sz w:val="20"/>
                <w:szCs w:val="20"/>
              </w:rPr>
            </w:pPr>
            <w:r>
              <w:rPr>
                <w:sz w:val="20"/>
                <w:szCs w:val="20"/>
              </w:rPr>
              <w:t>Events from ECP to host</w:t>
            </w:r>
          </w:p>
        </w:tc>
      </w:tr>
      <w:tr w:rsidR="000B1295" w14:paraId="4F961C98" w14:textId="77777777" w:rsidTr="000C4F97">
        <w:tc>
          <w:tcPr>
            <w:tcW w:w="885" w:type="dxa"/>
          </w:tcPr>
          <w:p w14:paraId="3B67A649" w14:textId="24034873" w:rsidR="000B1295" w:rsidRDefault="000B1295" w:rsidP="000B1295">
            <w:pPr>
              <w:jc w:val="center"/>
              <w:rPr>
                <w:sz w:val="20"/>
                <w:szCs w:val="20"/>
              </w:rPr>
            </w:pPr>
            <w:r>
              <w:rPr>
                <w:sz w:val="20"/>
                <w:szCs w:val="20"/>
              </w:rPr>
              <w:t>4</w:t>
            </w:r>
          </w:p>
        </w:tc>
        <w:tc>
          <w:tcPr>
            <w:tcW w:w="3546" w:type="dxa"/>
          </w:tcPr>
          <w:p w14:paraId="12631A16" w14:textId="038E4EA8" w:rsidR="000B1295" w:rsidRDefault="000B1295" w:rsidP="000B1295">
            <w:pPr>
              <w:rPr>
                <w:sz w:val="20"/>
                <w:szCs w:val="20"/>
              </w:rPr>
            </w:pPr>
            <w:r>
              <w:rPr>
                <w:sz w:val="20"/>
                <w:szCs w:val="20"/>
              </w:rPr>
              <w:t>ECP_FEATURE_COMM_STATS</w:t>
            </w:r>
          </w:p>
        </w:tc>
        <w:tc>
          <w:tcPr>
            <w:tcW w:w="4929" w:type="dxa"/>
          </w:tcPr>
          <w:p w14:paraId="7EEC701E" w14:textId="056C3A3F" w:rsidR="000B1295" w:rsidRDefault="000B1295" w:rsidP="000B1295">
            <w:pPr>
              <w:rPr>
                <w:sz w:val="20"/>
                <w:szCs w:val="20"/>
              </w:rPr>
            </w:pPr>
            <w:r>
              <w:rPr>
                <w:sz w:val="20"/>
                <w:szCs w:val="20"/>
              </w:rPr>
              <w:t>Keep track of ECP communication errors</w:t>
            </w:r>
          </w:p>
        </w:tc>
      </w:tr>
      <w:tr w:rsidR="00FF6540" w14:paraId="121657A5" w14:textId="77777777" w:rsidTr="000C4F97">
        <w:tc>
          <w:tcPr>
            <w:tcW w:w="885" w:type="dxa"/>
          </w:tcPr>
          <w:p w14:paraId="314C8622" w14:textId="262ED9BF" w:rsidR="00FF6540" w:rsidRDefault="00FF6540" w:rsidP="000B1295">
            <w:pPr>
              <w:jc w:val="center"/>
              <w:rPr>
                <w:sz w:val="20"/>
                <w:szCs w:val="20"/>
              </w:rPr>
            </w:pPr>
            <w:r>
              <w:rPr>
                <w:sz w:val="20"/>
                <w:szCs w:val="20"/>
              </w:rPr>
              <w:t>5</w:t>
            </w:r>
          </w:p>
        </w:tc>
        <w:tc>
          <w:tcPr>
            <w:tcW w:w="3546" w:type="dxa"/>
          </w:tcPr>
          <w:p w14:paraId="5FC299D2" w14:textId="344C53A4" w:rsidR="00FF6540" w:rsidRDefault="00FF6540" w:rsidP="000B1295">
            <w:pPr>
              <w:rPr>
                <w:sz w:val="20"/>
                <w:szCs w:val="20"/>
              </w:rPr>
            </w:pPr>
            <w:r>
              <w:rPr>
                <w:sz w:val="20"/>
                <w:szCs w:val="20"/>
              </w:rPr>
              <w:t>ECP_FEATURE_LED</w:t>
            </w:r>
          </w:p>
        </w:tc>
        <w:tc>
          <w:tcPr>
            <w:tcW w:w="4929" w:type="dxa"/>
          </w:tcPr>
          <w:p w14:paraId="4793F477" w14:textId="13129569" w:rsidR="00FF6540" w:rsidRDefault="00FF6540" w:rsidP="000B1295">
            <w:pPr>
              <w:rPr>
                <w:sz w:val="20"/>
                <w:szCs w:val="20"/>
              </w:rPr>
            </w:pPr>
            <w:r>
              <w:rPr>
                <w:sz w:val="20"/>
                <w:szCs w:val="20"/>
              </w:rPr>
              <w:t>RGB LED control</w:t>
            </w:r>
          </w:p>
        </w:tc>
      </w:tr>
      <w:tr w:rsidR="000B1295" w14:paraId="07E5020B" w14:textId="77777777" w:rsidTr="000C4F97">
        <w:tc>
          <w:tcPr>
            <w:tcW w:w="885" w:type="dxa"/>
          </w:tcPr>
          <w:p w14:paraId="6CB2C895" w14:textId="14656EEF" w:rsidR="000B1295" w:rsidRDefault="00FF6540" w:rsidP="000B1295">
            <w:pPr>
              <w:jc w:val="center"/>
              <w:rPr>
                <w:sz w:val="20"/>
                <w:szCs w:val="20"/>
              </w:rPr>
            </w:pPr>
            <w:r>
              <w:rPr>
                <w:sz w:val="20"/>
                <w:szCs w:val="20"/>
              </w:rPr>
              <w:t>6</w:t>
            </w:r>
            <w:r w:rsidR="000B1295">
              <w:rPr>
                <w:sz w:val="20"/>
                <w:szCs w:val="20"/>
              </w:rPr>
              <w:t>..31</w:t>
            </w:r>
          </w:p>
        </w:tc>
        <w:tc>
          <w:tcPr>
            <w:tcW w:w="3546" w:type="dxa"/>
          </w:tcPr>
          <w:p w14:paraId="21C5F30B" w14:textId="2C143575" w:rsidR="000B1295" w:rsidRPr="004B285E" w:rsidRDefault="000B1295" w:rsidP="000B1295">
            <w:pPr>
              <w:rPr>
                <w:i/>
                <w:iCs/>
                <w:sz w:val="20"/>
                <w:szCs w:val="20"/>
              </w:rPr>
            </w:pPr>
            <w:r w:rsidRPr="004B285E">
              <w:rPr>
                <w:i/>
                <w:iCs/>
                <w:sz w:val="20"/>
                <w:szCs w:val="20"/>
              </w:rPr>
              <w:t>Reserved</w:t>
            </w:r>
          </w:p>
        </w:tc>
        <w:tc>
          <w:tcPr>
            <w:tcW w:w="4929" w:type="dxa"/>
          </w:tcPr>
          <w:p w14:paraId="4209AAAA" w14:textId="77777777" w:rsidR="000B1295" w:rsidRDefault="000B1295" w:rsidP="000B1295">
            <w:pPr>
              <w:rPr>
                <w:sz w:val="20"/>
                <w:szCs w:val="20"/>
              </w:rPr>
            </w:pPr>
          </w:p>
        </w:tc>
      </w:tr>
    </w:tbl>
    <w:p w14:paraId="39CF1926" w14:textId="77777777" w:rsidR="004B285E" w:rsidRPr="004B285E" w:rsidRDefault="004B285E" w:rsidP="004B285E"/>
    <w:p w14:paraId="00E12959" w14:textId="032FE28A" w:rsidR="000B1295" w:rsidRDefault="000B1295" w:rsidP="004B285E">
      <w:pPr>
        <w:pStyle w:val="Heading2"/>
      </w:pPr>
      <w:bookmarkStart w:id="409" w:name="_Toc226546748"/>
      <w:r>
        <w:t>ECP_FEATURE_CH_IO</w:t>
      </w:r>
      <w:bookmarkEnd w:id="409"/>
    </w:p>
    <w:p w14:paraId="78E8AB1D" w14:textId="2F373570" w:rsidR="008D3293" w:rsidRPr="008D3293" w:rsidRDefault="008D3293" w:rsidP="008D3293">
      <w:r>
        <w:t xml:space="preserve">This feature supports the use of the </w:t>
      </w:r>
      <w:proofErr w:type="spellStart"/>
      <w:r>
        <w:t>DPUnity</w:t>
      </w:r>
      <w:proofErr w:type="spellEnd"/>
      <w:r>
        <w:t xml:space="preserve"> port I/O API.</w:t>
      </w:r>
      <w:r w:rsidR="00281DBE">
        <w:t xml:space="preserve"> </w:t>
      </w:r>
      <w:r>
        <w:t>Nearly all ECPs will implement this feature.</w:t>
      </w:r>
    </w:p>
    <w:p w14:paraId="7A04951E" w14:textId="1A6A7397" w:rsidR="004B285E" w:rsidRDefault="004B285E" w:rsidP="004B285E">
      <w:pPr>
        <w:pStyle w:val="Heading2"/>
      </w:pPr>
      <w:bookmarkStart w:id="410" w:name="_Toc226546749"/>
      <w:r>
        <w:t>ECP_FEATURE_PEEK_POKE</w:t>
      </w:r>
      <w:bookmarkEnd w:id="410"/>
    </w:p>
    <w:p w14:paraId="1F16F115" w14:textId="36E10C74" w:rsidR="008D3293" w:rsidRPr="008D3293" w:rsidRDefault="008D3293" w:rsidP="008D3293">
      <w:r>
        <w:t>This feature allows direct access to memory on the ECP and thus is not intended to be enabled in production builds.</w:t>
      </w:r>
      <w:r w:rsidR="00281DBE">
        <w:t xml:space="preserve"> </w:t>
      </w:r>
      <w:r>
        <w:t>It is useful for development and troubleshooting in a lab environment.</w:t>
      </w:r>
    </w:p>
    <w:p w14:paraId="440C5CF9" w14:textId="4278C411" w:rsidR="004B285E" w:rsidRDefault="004B285E" w:rsidP="004B285E">
      <w:pPr>
        <w:pStyle w:val="Heading2"/>
      </w:pPr>
      <w:bookmarkStart w:id="411" w:name="_Toc226546750"/>
      <w:r>
        <w:lastRenderedPageBreak/>
        <w:t>ECP_FEATURE_GPIO</w:t>
      </w:r>
      <w:bookmarkEnd w:id="411"/>
    </w:p>
    <w:p w14:paraId="18A94086" w14:textId="30F4D5A0" w:rsidR="008D3293" w:rsidRPr="008D3293" w:rsidRDefault="008D3293" w:rsidP="008D3293">
      <w:r>
        <w:t xml:space="preserve">This feature allows control of specific pins of the ECP that may not be associated with </w:t>
      </w:r>
      <w:proofErr w:type="gramStart"/>
      <w:r>
        <w:t xml:space="preserve">the </w:t>
      </w:r>
      <w:r w:rsidR="00DA16A4">
        <w:t>p</w:t>
      </w:r>
      <w:r>
        <w:t>ort</w:t>
      </w:r>
      <w:proofErr w:type="gramEnd"/>
      <w:r>
        <w:t xml:space="preserve"> I/O.</w:t>
      </w:r>
      <w:r w:rsidR="006B2A43">
        <w:t xml:space="preserve"> This feature is mostly intended for </w:t>
      </w:r>
      <w:proofErr w:type="gramStart"/>
      <w:r w:rsidR="006B2A43">
        <w:t>debugging, but</w:t>
      </w:r>
      <w:proofErr w:type="gramEnd"/>
      <w:r w:rsidR="006B2A43">
        <w:t xml:space="preserve"> could also be used by the host to read configuration pins or perform other functions.</w:t>
      </w:r>
    </w:p>
    <w:p w14:paraId="0B0A6E98" w14:textId="5A51E494" w:rsidR="004B285E" w:rsidRDefault="004B285E" w:rsidP="004B285E">
      <w:pPr>
        <w:pStyle w:val="Heading2"/>
      </w:pPr>
      <w:bookmarkStart w:id="412" w:name="_Toc226546751"/>
      <w:r>
        <w:t>ECP_FEATURE_DEVICE_EVENT</w:t>
      </w:r>
      <w:bookmarkEnd w:id="412"/>
    </w:p>
    <w:p w14:paraId="0D59279C" w14:textId="2181553D" w:rsidR="008D3293" w:rsidRPr="008D3293" w:rsidRDefault="008D3293" w:rsidP="008D3293">
      <w:r>
        <w:t xml:space="preserve">This feature allows the host to </w:t>
      </w:r>
      <w:r w:rsidR="00DA16A4">
        <w:t>monitor</w:t>
      </w:r>
      <w:r>
        <w:t xml:space="preserve"> one or more events that happen on the ECP.</w:t>
      </w:r>
      <w:r w:rsidR="00281DBE">
        <w:t xml:space="preserve"> </w:t>
      </w:r>
      <w:r>
        <w:t xml:space="preserve">This is used by the host to identify </w:t>
      </w:r>
      <w:r w:rsidR="00DA16A4">
        <w:t>what needs servicing</w:t>
      </w:r>
      <w:r>
        <w:t xml:space="preserve"> after a shared interrupt is sent by an ECP.</w:t>
      </w:r>
    </w:p>
    <w:p w14:paraId="3C1BB9D9" w14:textId="37102615" w:rsidR="00E61913" w:rsidRDefault="00B73649" w:rsidP="000B1295">
      <w:pPr>
        <w:pStyle w:val="Heading2"/>
      </w:pPr>
      <w:bookmarkStart w:id="413" w:name="_Toc226546752"/>
      <w:r>
        <w:t>ECP_FEATURE_COMM_STATS</w:t>
      </w:r>
      <w:bookmarkEnd w:id="413"/>
    </w:p>
    <w:p w14:paraId="16072900" w14:textId="6766498D" w:rsidR="008D3293" w:rsidRDefault="008D3293" w:rsidP="008D3293">
      <w:r>
        <w:t>This feature allows tracking of communication errors.</w:t>
      </w:r>
    </w:p>
    <w:p w14:paraId="5A9D6564" w14:textId="2A9B9B42" w:rsidR="007A172B" w:rsidRDefault="007A172B" w:rsidP="007A172B">
      <w:pPr>
        <w:pStyle w:val="Heading2"/>
      </w:pPr>
      <w:bookmarkStart w:id="414" w:name="_Toc226546753"/>
      <w:r>
        <w:t>ECP_FEATURE_LED</w:t>
      </w:r>
      <w:bookmarkEnd w:id="414"/>
    </w:p>
    <w:p w14:paraId="4C1B8AFA" w14:textId="56A99DD8" w:rsidR="006B2A43" w:rsidRDefault="007A172B" w:rsidP="008D3293">
      <w:r>
        <w:t>This feature supports control of user-visible LED indicators.</w:t>
      </w:r>
    </w:p>
    <w:p w14:paraId="44194A13" w14:textId="77777777" w:rsidR="006B2A43" w:rsidRDefault="006B2A43">
      <w:r>
        <w:br w:type="page"/>
      </w:r>
    </w:p>
    <w:p w14:paraId="052424EF" w14:textId="77777777" w:rsidR="007A172B" w:rsidRDefault="007A172B" w:rsidP="008D3293"/>
    <w:p w14:paraId="52EDD775" w14:textId="1244D9DE" w:rsidR="005C7189" w:rsidRDefault="005C7189" w:rsidP="005C7189">
      <w:pPr>
        <w:pStyle w:val="Heading1"/>
      </w:pPr>
      <w:bookmarkStart w:id="415" w:name="_Toc226546754"/>
      <w:r>
        <w:t>Reference</w:t>
      </w:r>
      <w:bookmarkEnd w:id="415"/>
    </w:p>
    <w:p w14:paraId="33104F4A" w14:textId="3D7F6A7F" w:rsidR="005C7189" w:rsidRDefault="005C7189" w:rsidP="005C7189">
      <w:pPr>
        <w:pStyle w:val="Heading2"/>
      </w:pPr>
      <w:bookmarkStart w:id="416" w:name="_DPPort_attributes"/>
      <w:bookmarkStart w:id="417" w:name="_Toc226546755"/>
      <w:bookmarkEnd w:id="416"/>
      <w:proofErr w:type="spellStart"/>
      <w:r>
        <w:t>DPPort</w:t>
      </w:r>
      <w:proofErr w:type="spellEnd"/>
      <w:r>
        <w:t xml:space="preserve"> attributes</w:t>
      </w:r>
      <w:bookmarkEnd w:id="417"/>
    </w:p>
    <w:p w14:paraId="68CA61B9" w14:textId="671EA1A8" w:rsidR="005C7189" w:rsidRPr="005C7189" w:rsidRDefault="00144687" w:rsidP="005C7189">
      <w:r>
        <w:rPr>
          <w:b/>
          <w:bCs/>
        </w:rPr>
        <w:t>NOTE</w:t>
      </w:r>
      <w:r w:rsidR="005C7189">
        <w:t xml:space="preserve">: The C enumeration for each </w:t>
      </w:r>
      <w:r>
        <w:t xml:space="preserve">value below is prefixed with </w:t>
      </w:r>
      <w:r>
        <w:rPr>
          <w:sz w:val="20"/>
          <w:szCs w:val="20"/>
        </w:rPr>
        <w:t>PORT_CH_ATTRIB_.</w:t>
      </w:r>
    </w:p>
    <w:tbl>
      <w:tblPr>
        <w:tblStyle w:val="ListTable2-Accent1"/>
        <w:tblW w:w="0" w:type="auto"/>
        <w:tblLook w:val="0620" w:firstRow="1" w:lastRow="0" w:firstColumn="0" w:lastColumn="0" w:noHBand="1" w:noVBand="1"/>
      </w:tblPr>
      <w:tblGrid>
        <w:gridCol w:w="613"/>
        <w:gridCol w:w="3740"/>
        <w:gridCol w:w="5220"/>
      </w:tblGrid>
      <w:tr w:rsidR="005C7189" w14:paraId="5595CD88" w14:textId="77777777" w:rsidTr="000C4F97">
        <w:trPr>
          <w:cnfStyle w:val="100000000000" w:firstRow="1" w:lastRow="0" w:firstColumn="0" w:lastColumn="0" w:oddVBand="0" w:evenVBand="0" w:oddHBand="0" w:evenHBand="0" w:firstRowFirstColumn="0" w:firstRowLastColumn="0" w:lastRowFirstColumn="0" w:lastRowLastColumn="0"/>
          <w:tblHeader/>
        </w:trPr>
        <w:tc>
          <w:tcPr>
            <w:tcW w:w="613" w:type="dxa"/>
          </w:tcPr>
          <w:p w14:paraId="79E41FA3" w14:textId="5B9C8FBB" w:rsidR="005C7189" w:rsidRDefault="005C7189" w:rsidP="00D851B1">
            <w:r>
              <w:t>#</w:t>
            </w:r>
          </w:p>
        </w:tc>
        <w:tc>
          <w:tcPr>
            <w:tcW w:w="3537" w:type="dxa"/>
          </w:tcPr>
          <w:p w14:paraId="3F9EB8E2" w14:textId="10CFE49C" w:rsidR="005C7189" w:rsidRDefault="005C7189" w:rsidP="00D851B1">
            <w:r>
              <w:t>Name</w:t>
            </w:r>
          </w:p>
        </w:tc>
        <w:tc>
          <w:tcPr>
            <w:tcW w:w="5220" w:type="dxa"/>
          </w:tcPr>
          <w:p w14:paraId="47279BEE" w14:textId="77777777" w:rsidR="005C7189" w:rsidRDefault="005C7189" w:rsidP="00D851B1">
            <w:r>
              <w:t>Description</w:t>
            </w:r>
          </w:p>
        </w:tc>
      </w:tr>
      <w:tr w:rsidR="005C7189" w14:paraId="11690427" w14:textId="77777777" w:rsidTr="000C4F97">
        <w:tc>
          <w:tcPr>
            <w:tcW w:w="613" w:type="dxa"/>
          </w:tcPr>
          <w:p w14:paraId="6EFAAC9A" w14:textId="77777777" w:rsidR="005C7189" w:rsidRDefault="005C7189" w:rsidP="00D851B1">
            <w:pPr>
              <w:jc w:val="center"/>
              <w:rPr>
                <w:sz w:val="20"/>
                <w:szCs w:val="20"/>
              </w:rPr>
            </w:pPr>
            <w:r>
              <w:rPr>
                <w:sz w:val="20"/>
                <w:szCs w:val="20"/>
              </w:rPr>
              <w:t>0</w:t>
            </w:r>
          </w:p>
        </w:tc>
        <w:tc>
          <w:tcPr>
            <w:tcW w:w="3537" w:type="dxa"/>
          </w:tcPr>
          <w:p w14:paraId="21BC73C1" w14:textId="23367841" w:rsidR="005C7189" w:rsidRPr="001D01B3" w:rsidRDefault="005C7189" w:rsidP="00D851B1">
            <w:pPr>
              <w:rPr>
                <w:sz w:val="20"/>
                <w:szCs w:val="20"/>
              </w:rPr>
            </w:pPr>
            <w:r>
              <w:rPr>
                <w:sz w:val="20"/>
                <w:szCs w:val="20"/>
              </w:rPr>
              <w:t>MODE</w:t>
            </w:r>
          </w:p>
        </w:tc>
        <w:tc>
          <w:tcPr>
            <w:tcW w:w="5220" w:type="dxa"/>
          </w:tcPr>
          <w:p w14:paraId="55B1647D" w14:textId="62012758" w:rsidR="005C7189" w:rsidRDefault="005C7189" w:rsidP="00D851B1">
            <w:pPr>
              <w:rPr>
                <w:sz w:val="20"/>
                <w:szCs w:val="20"/>
              </w:rPr>
            </w:pPr>
            <w:r>
              <w:rPr>
                <w:sz w:val="20"/>
                <w:szCs w:val="20"/>
              </w:rPr>
              <w:t>I/O channel mode</w:t>
            </w:r>
          </w:p>
        </w:tc>
      </w:tr>
      <w:tr w:rsidR="005C7189" w14:paraId="2061816B" w14:textId="77777777" w:rsidTr="000C4F97">
        <w:tc>
          <w:tcPr>
            <w:tcW w:w="613" w:type="dxa"/>
          </w:tcPr>
          <w:p w14:paraId="04D0FF7F" w14:textId="77777777" w:rsidR="005C7189" w:rsidRDefault="005C7189" w:rsidP="00D851B1">
            <w:pPr>
              <w:jc w:val="center"/>
              <w:rPr>
                <w:sz w:val="20"/>
                <w:szCs w:val="20"/>
              </w:rPr>
            </w:pPr>
            <w:r>
              <w:rPr>
                <w:sz w:val="20"/>
                <w:szCs w:val="20"/>
              </w:rPr>
              <w:t>1</w:t>
            </w:r>
          </w:p>
        </w:tc>
        <w:tc>
          <w:tcPr>
            <w:tcW w:w="3537" w:type="dxa"/>
          </w:tcPr>
          <w:p w14:paraId="60E66EDF" w14:textId="7BB00B2F" w:rsidR="005C7189" w:rsidRDefault="005C7189" w:rsidP="00D851B1">
            <w:pPr>
              <w:rPr>
                <w:sz w:val="20"/>
                <w:szCs w:val="20"/>
              </w:rPr>
            </w:pPr>
            <w:r>
              <w:rPr>
                <w:sz w:val="20"/>
                <w:szCs w:val="20"/>
              </w:rPr>
              <w:t>PID_TIME</w:t>
            </w:r>
          </w:p>
        </w:tc>
        <w:tc>
          <w:tcPr>
            <w:tcW w:w="5220" w:type="dxa"/>
          </w:tcPr>
          <w:p w14:paraId="033842A6" w14:textId="3C55EF17" w:rsidR="005C7189" w:rsidRDefault="00144687" w:rsidP="00D851B1">
            <w:pPr>
              <w:rPr>
                <w:sz w:val="20"/>
                <w:szCs w:val="20"/>
              </w:rPr>
            </w:pPr>
            <w:r>
              <w:rPr>
                <w:sz w:val="20"/>
                <w:szCs w:val="20"/>
              </w:rPr>
              <w:t xml:space="preserve">PID loop period, in </w:t>
            </w:r>
            <w:proofErr w:type="spellStart"/>
            <w:r>
              <w:rPr>
                <w:sz w:val="20"/>
                <w:szCs w:val="20"/>
              </w:rPr>
              <w:t>ms</w:t>
            </w:r>
            <w:proofErr w:type="spellEnd"/>
          </w:p>
        </w:tc>
      </w:tr>
      <w:tr w:rsidR="005C7189" w14:paraId="25CAB388" w14:textId="77777777" w:rsidTr="000C4F97">
        <w:tc>
          <w:tcPr>
            <w:tcW w:w="613" w:type="dxa"/>
          </w:tcPr>
          <w:p w14:paraId="57AEB8AB" w14:textId="77777777" w:rsidR="005C7189" w:rsidRDefault="005C7189" w:rsidP="00D851B1">
            <w:pPr>
              <w:jc w:val="center"/>
              <w:rPr>
                <w:sz w:val="20"/>
                <w:szCs w:val="20"/>
              </w:rPr>
            </w:pPr>
            <w:r>
              <w:rPr>
                <w:sz w:val="20"/>
                <w:szCs w:val="20"/>
              </w:rPr>
              <w:t>2</w:t>
            </w:r>
          </w:p>
        </w:tc>
        <w:tc>
          <w:tcPr>
            <w:tcW w:w="3537" w:type="dxa"/>
          </w:tcPr>
          <w:p w14:paraId="64EF5DF2" w14:textId="2BAA0568" w:rsidR="005C7189" w:rsidRDefault="005C7189" w:rsidP="00D851B1">
            <w:pPr>
              <w:rPr>
                <w:sz w:val="20"/>
                <w:szCs w:val="20"/>
              </w:rPr>
            </w:pPr>
            <w:r>
              <w:rPr>
                <w:sz w:val="20"/>
                <w:szCs w:val="20"/>
              </w:rPr>
              <w:t>PID_KP</w:t>
            </w:r>
          </w:p>
        </w:tc>
        <w:tc>
          <w:tcPr>
            <w:tcW w:w="5220" w:type="dxa"/>
          </w:tcPr>
          <w:p w14:paraId="4DF40759" w14:textId="30051485" w:rsidR="005C7189" w:rsidRDefault="00144687" w:rsidP="00D851B1">
            <w:pPr>
              <w:rPr>
                <w:sz w:val="20"/>
                <w:szCs w:val="20"/>
              </w:rPr>
            </w:pPr>
            <w:r>
              <w:rPr>
                <w:sz w:val="20"/>
                <w:szCs w:val="20"/>
              </w:rPr>
              <w:t>PID proportional gain constant</w:t>
            </w:r>
          </w:p>
        </w:tc>
      </w:tr>
      <w:tr w:rsidR="005C7189" w14:paraId="0392E1DB" w14:textId="77777777" w:rsidTr="000C4F97">
        <w:tc>
          <w:tcPr>
            <w:tcW w:w="613" w:type="dxa"/>
          </w:tcPr>
          <w:p w14:paraId="6C5625D8" w14:textId="77777777" w:rsidR="005C7189" w:rsidRDefault="005C7189" w:rsidP="00D851B1">
            <w:pPr>
              <w:jc w:val="center"/>
              <w:rPr>
                <w:sz w:val="20"/>
                <w:szCs w:val="20"/>
              </w:rPr>
            </w:pPr>
            <w:r>
              <w:rPr>
                <w:sz w:val="20"/>
                <w:szCs w:val="20"/>
              </w:rPr>
              <w:t>3</w:t>
            </w:r>
          </w:p>
        </w:tc>
        <w:tc>
          <w:tcPr>
            <w:tcW w:w="3537" w:type="dxa"/>
          </w:tcPr>
          <w:p w14:paraId="3FF6CD93" w14:textId="349E4006" w:rsidR="005C7189" w:rsidRDefault="005C7189" w:rsidP="00D851B1">
            <w:pPr>
              <w:rPr>
                <w:sz w:val="20"/>
                <w:szCs w:val="20"/>
              </w:rPr>
            </w:pPr>
            <w:r>
              <w:rPr>
                <w:sz w:val="20"/>
                <w:szCs w:val="20"/>
              </w:rPr>
              <w:t>PID_KI</w:t>
            </w:r>
          </w:p>
        </w:tc>
        <w:tc>
          <w:tcPr>
            <w:tcW w:w="5220" w:type="dxa"/>
          </w:tcPr>
          <w:p w14:paraId="7A394ED9" w14:textId="2BDBC1B0" w:rsidR="005C7189" w:rsidRDefault="00144687" w:rsidP="00D851B1">
            <w:pPr>
              <w:rPr>
                <w:sz w:val="20"/>
                <w:szCs w:val="20"/>
              </w:rPr>
            </w:pPr>
            <w:r>
              <w:rPr>
                <w:sz w:val="20"/>
                <w:szCs w:val="20"/>
              </w:rPr>
              <w:t>PID integral gain constant</w:t>
            </w:r>
          </w:p>
        </w:tc>
      </w:tr>
      <w:tr w:rsidR="00144687" w14:paraId="0C06FD7B" w14:textId="77777777" w:rsidTr="000C4F97">
        <w:tc>
          <w:tcPr>
            <w:tcW w:w="613" w:type="dxa"/>
          </w:tcPr>
          <w:p w14:paraId="3BD6E921" w14:textId="03370E16" w:rsidR="005C7189" w:rsidRDefault="005C7189" w:rsidP="00D851B1">
            <w:pPr>
              <w:jc w:val="center"/>
              <w:rPr>
                <w:sz w:val="20"/>
                <w:szCs w:val="20"/>
              </w:rPr>
            </w:pPr>
            <w:r>
              <w:rPr>
                <w:sz w:val="20"/>
                <w:szCs w:val="20"/>
              </w:rPr>
              <w:t>4</w:t>
            </w:r>
          </w:p>
        </w:tc>
        <w:tc>
          <w:tcPr>
            <w:tcW w:w="3537" w:type="dxa"/>
          </w:tcPr>
          <w:p w14:paraId="3EBA6464" w14:textId="360AE678" w:rsidR="005C7189" w:rsidRDefault="005C7189" w:rsidP="00D851B1">
            <w:pPr>
              <w:rPr>
                <w:sz w:val="20"/>
                <w:szCs w:val="20"/>
              </w:rPr>
            </w:pPr>
            <w:r>
              <w:rPr>
                <w:sz w:val="20"/>
                <w:szCs w:val="20"/>
              </w:rPr>
              <w:t>PID_KD</w:t>
            </w:r>
          </w:p>
        </w:tc>
        <w:tc>
          <w:tcPr>
            <w:tcW w:w="5220" w:type="dxa"/>
          </w:tcPr>
          <w:p w14:paraId="0FAA1C29" w14:textId="61415B63" w:rsidR="005C7189" w:rsidRDefault="00144687" w:rsidP="00D851B1">
            <w:pPr>
              <w:rPr>
                <w:sz w:val="20"/>
                <w:szCs w:val="20"/>
              </w:rPr>
            </w:pPr>
            <w:r>
              <w:rPr>
                <w:sz w:val="20"/>
                <w:szCs w:val="20"/>
              </w:rPr>
              <w:t>PID derivative gain constant</w:t>
            </w:r>
          </w:p>
        </w:tc>
      </w:tr>
      <w:tr w:rsidR="00144687" w14:paraId="26555B82" w14:textId="77777777" w:rsidTr="000C4F97">
        <w:tc>
          <w:tcPr>
            <w:tcW w:w="613" w:type="dxa"/>
          </w:tcPr>
          <w:p w14:paraId="195D9966" w14:textId="3F7CAC65" w:rsidR="005C7189" w:rsidRDefault="005C7189" w:rsidP="00D851B1">
            <w:pPr>
              <w:jc w:val="center"/>
              <w:rPr>
                <w:sz w:val="20"/>
                <w:szCs w:val="20"/>
              </w:rPr>
            </w:pPr>
            <w:r>
              <w:rPr>
                <w:sz w:val="20"/>
                <w:szCs w:val="20"/>
              </w:rPr>
              <w:t>5</w:t>
            </w:r>
          </w:p>
        </w:tc>
        <w:tc>
          <w:tcPr>
            <w:tcW w:w="3537" w:type="dxa"/>
          </w:tcPr>
          <w:p w14:paraId="36D2A2C4" w14:textId="5B385D96" w:rsidR="005C7189" w:rsidRDefault="005C7189" w:rsidP="00D851B1">
            <w:pPr>
              <w:rPr>
                <w:sz w:val="20"/>
                <w:szCs w:val="20"/>
              </w:rPr>
            </w:pPr>
            <w:r>
              <w:rPr>
                <w:sz w:val="20"/>
                <w:szCs w:val="20"/>
              </w:rPr>
              <w:t>PWM_MIN_DUTY</w:t>
            </w:r>
          </w:p>
        </w:tc>
        <w:tc>
          <w:tcPr>
            <w:tcW w:w="5220" w:type="dxa"/>
          </w:tcPr>
          <w:p w14:paraId="49BB0255" w14:textId="4FCDC810" w:rsidR="005C7189" w:rsidRDefault="00144687" w:rsidP="00D851B1">
            <w:pPr>
              <w:rPr>
                <w:sz w:val="20"/>
                <w:szCs w:val="20"/>
              </w:rPr>
            </w:pPr>
            <w:r>
              <w:rPr>
                <w:sz w:val="20"/>
                <w:szCs w:val="20"/>
              </w:rPr>
              <w:t>Minimum PWM output duty cycle</w:t>
            </w:r>
          </w:p>
        </w:tc>
      </w:tr>
      <w:tr w:rsidR="00144687" w14:paraId="410D0E1A" w14:textId="77777777" w:rsidTr="000C4F97">
        <w:tc>
          <w:tcPr>
            <w:tcW w:w="613" w:type="dxa"/>
          </w:tcPr>
          <w:p w14:paraId="27217433" w14:textId="2CE2C4CD" w:rsidR="005C7189" w:rsidRDefault="005C7189" w:rsidP="00D851B1">
            <w:pPr>
              <w:jc w:val="center"/>
              <w:rPr>
                <w:sz w:val="20"/>
                <w:szCs w:val="20"/>
              </w:rPr>
            </w:pPr>
            <w:r>
              <w:rPr>
                <w:sz w:val="20"/>
                <w:szCs w:val="20"/>
              </w:rPr>
              <w:t>6</w:t>
            </w:r>
          </w:p>
        </w:tc>
        <w:tc>
          <w:tcPr>
            <w:tcW w:w="3537" w:type="dxa"/>
          </w:tcPr>
          <w:p w14:paraId="4973A164" w14:textId="1C6B3516" w:rsidR="005C7189" w:rsidRDefault="005C7189" w:rsidP="00D851B1">
            <w:pPr>
              <w:rPr>
                <w:sz w:val="20"/>
                <w:szCs w:val="20"/>
              </w:rPr>
            </w:pPr>
            <w:r>
              <w:rPr>
                <w:sz w:val="20"/>
                <w:szCs w:val="20"/>
              </w:rPr>
              <w:t>PWM_MAX_DUTY</w:t>
            </w:r>
          </w:p>
        </w:tc>
        <w:tc>
          <w:tcPr>
            <w:tcW w:w="5220" w:type="dxa"/>
          </w:tcPr>
          <w:p w14:paraId="74036380" w14:textId="6FC6622E" w:rsidR="005C7189" w:rsidRDefault="00144687" w:rsidP="00D851B1">
            <w:pPr>
              <w:rPr>
                <w:sz w:val="20"/>
                <w:szCs w:val="20"/>
              </w:rPr>
            </w:pPr>
            <w:r>
              <w:rPr>
                <w:sz w:val="20"/>
                <w:szCs w:val="20"/>
              </w:rPr>
              <w:t>Maximum PWM output duty cycle</w:t>
            </w:r>
          </w:p>
        </w:tc>
      </w:tr>
      <w:tr w:rsidR="00144687" w14:paraId="456841F5" w14:textId="77777777" w:rsidTr="000C4F97">
        <w:tc>
          <w:tcPr>
            <w:tcW w:w="613" w:type="dxa"/>
          </w:tcPr>
          <w:p w14:paraId="740B2A48" w14:textId="4BB734A9" w:rsidR="005C7189" w:rsidRDefault="005C7189" w:rsidP="00D851B1">
            <w:pPr>
              <w:jc w:val="center"/>
              <w:rPr>
                <w:sz w:val="20"/>
                <w:szCs w:val="20"/>
              </w:rPr>
            </w:pPr>
            <w:r>
              <w:rPr>
                <w:sz w:val="20"/>
                <w:szCs w:val="20"/>
              </w:rPr>
              <w:t>7</w:t>
            </w:r>
          </w:p>
        </w:tc>
        <w:tc>
          <w:tcPr>
            <w:tcW w:w="3537" w:type="dxa"/>
          </w:tcPr>
          <w:p w14:paraId="6B61F19B" w14:textId="57E04E8E" w:rsidR="005C7189" w:rsidRDefault="005C7189" w:rsidP="00D851B1">
            <w:pPr>
              <w:rPr>
                <w:sz w:val="20"/>
                <w:szCs w:val="20"/>
              </w:rPr>
            </w:pPr>
            <w:r>
              <w:rPr>
                <w:sz w:val="20"/>
                <w:szCs w:val="20"/>
              </w:rPr>
              <w:t>PWM_RAMP_TIME_UP</w:t>
            </w:r>
          </w:p>
        </w:tc>
        <w:tc>
          <w:tcPr>
            <w:tcW w:w="5220" w:type="dxa"/>
          </w:tcPr>
          <w:p w14:paraId="277EC56A" w14:textId="6B3DF4C7" w:rsidR="005C7189" w:rsidRDefault="00144687" w:rsidP="00D851B1">
            <w:pPr>
              <w:rPr>
                <w:sz w:val="20"/>
                <w:szCs w:val="20"/>
              </w:rPr>
            </w:pPr>
            <w:r>
              <w:rPr>
                <w:sz w:val="20"/>
                <w:szCs w:val="20"/>
              </w:rPr>
              <w:t>Time to ramp from minimum duty to maximum duty</w:t>
            </w:r>
          </w:p>
        </w:tc>
      </w:tr>
      <w:tr w:rsidR="00E02FC3" w14:paraId="238FD713" w14:textId="77777777" w:rsidTr="000C4F97">
        <w:tc>
          <w:tcPr>
            <w:tcW w:w="613" w:type="dxa"/>
          </w:tcPr>
          <w:p w14:paraId="4AA34D31" w14:textId="603AB6BD" w:rsidR="005C7189" w:rsidRDefault="005C7189" w:rsidP="00D851B1">
            <w:pPr>
              <w:jc w:val="center"/>
              <w:rPr>
                <w:sz w:val="20"/>
                <w:szCs w:val="20"/>
              </w:rPr>
            </w:pPr>
            <w:r>
              <w:rPr>
                <w:sz w:val="20"/>
                <w:szCs w:val="20"/>
              </w:rPr>
              <w:t>8</w:t>
            </w:r>
          </w:p>
        </w:tc>
        <w:tc>
          <w:tcPr>
            <w:tcW w:w="3537" w:type="dxa"/>
          </w:tcPr>
          <w:p w14:paraId="75D526F7" w14:textId="5BF8E695" w:rsidR="005C7189" w:rsidRDefault="005C7189" w:rsidP="00D851B1">
            <w:pPr>
              <w:rPr>
                <w:sz w:val="20"/>
                <w:szCs w:val="20"/>
              </w:rPr>
            </w:pPr>
            <w:r>
              <w:rPr>
                <w:sz w:val="20"/>
                <w:szCs w:val="20"/>
              </w:rPr>
              <w:t>PWM_RAMP_TIME_</w:t>
            </w:r>
            <w:r w:rsidR="00144687">
              <w:rPr>
                <w:sz w:val="20"/>
                <w:szCs w:val="20"/>
              </w:rPr>
              <w:t>DOWN</w:t>
            </w:r>
          </w:p>
        </w:tc>
        <w:tc>
          <w:tcPr>
            <w:tcW w:w="5220" w:type="dxa"/>
          </w:tcPr>
          <w:p w14:paraId="0D44CD97" w14:textId="7AB7791E" w:rsidR="005C7189" w:rsidRDefault="00144687" w:rsidP="00D851B1">
            <w:pPr>
              <w:rPr>
                <w:sz w:val="20"/>
                <w:szCs w:val="20"/>
              </w:rPr>
            </w:pPr>
            <w:r>
              <w:rPr>
                <w:sz w:val="20"/>
                <w:szCs w:val="20"/>
              </w:rPr>
              <w:t>Time to ramp from maximum duty to minimum duty</w:t>
            </w:r>
          </w:p>
        </w:tc>
      </w:tr>
      <w:tr w:rsidR="000C4F97" w14:paraId="038C88BA" w14:textId="77777777" w:rsidTr="000C4F97">
        <w:tc>
          <w:tcPr>
            <w:tcW w:w="613" w:type="dxa"/>
          </w:tcPr>
          <w:p w14:paraId="5012E727" w14:textId="4165F401" w:rsidR="005C7189" w:rsidRDefault="005C7189" w:rsidP="00D851B1">
            <w:pPr>
              <w:jc w:val="center"/>
              <w:rPr>
                <w:sz w:val="20"/>
                <w:szCs w:val="20"/>
              </w:rPr>
            </w:pPr>
            <w:r>
              <w:rPr>
                <w:sz w:val="20"/>
                <w:szCs w:val="20"/>
              </w:rPr>
              <w:t>9</w:t>
            </w:r>
          </w:p>
        </w:tc>
        <w:tc>
          <w:tcPr>
            <w:tcW w:w="3537" w:type="dxa"/>
          </w:tcPr>
          <w:p w14:paraId="003AB211" w14:textId="4A833C1E" w:rsidR="005C7189" w:rsidRDefault="005C7189" w:rsidP="00D851B1">
            <w:pPr>
              <w:rPr>
                <w:sz w:val="20"/>
                <w:szCs w:val="20"/>
              </w:rPr>
            </w:pPr>
            <w:r>
              <w:rPr>
                <w:sz w:val="20"/>
                <w:szCs w:val="20"/>
              </w:rPr>
              <w:t>OUTPUT_CURRENT_SOFT_LIMIT</w:t>
            </w:r>
          </w:p>
        </w:tc>
        <w:tc>
          <w:tcPr>
            <w:tcW w:w="5220" w:type="dxa"/>
          </w:tcPr>
          <w:p w14:paraId="66CDE30E" w14:textId="40E7AC22" w:rsidR="005C7189" w:rsidRDefault="00144687" w:rsidP="00D851B1">
            <w:pPr>
              <w:rPr>
                <w:sz w:val="20"/>
                <w:szCs w:val="20"/>
              </w:rPr>
            </w:pPr>
            <w:r>
              <w:rPr>
                <w:sz w:val="20"/>
                <w:szCs w:val="20"/>
              </w:rPr>
              <w:t xml:space="preserve">Threshold for i2t </w:t>
            </w:r>
            <w:proofErr w:type="spellStart"/>
            <w:r>
              <w:rPr>
                <w:sz w:val="20"/>
                <w:szCs w:val="20"/>
              </w:rPr>
              <w:t>letthrough</w:t>
            </w:r>
            <w:proofErr w:type="spellEnd"/>
          </w:p>
        </w:tc>
      </w:tr>
      <w:tr w:rsidR="005C7189" w14:paraId="31A2B985" w14:textId="77777777" w:rsidTr="000C4F97">
        <w:tc>
          <w:tcPr>
            <w:tcW w:w="613" w:type="dxa"/>
          </w:tcPr>
          <w:p w14:paraId="4F81A2CA" w14:textId="74548C99" w:rsidR="005C7189" w:rsidRDefault="005C7189" w:rsidP="00D851B1">
            <w:pPr>
              <w:jc w:val="center"/>
              <w:rPr>
                <w:sz w:val="20"/>
                <w:szCs w:val="20"/>
              </w:rPr>
            </w:pPr>
            <w:r>
              <w:rPr>
                <w:sz w:val="20"/>
                <w:szCs w:val="20"/>
              </w:rPr>
              <w:t>10</w:t>
            </w:r>
          </w:p>
        </w:tc>
        <w:tc>
          <w:tcPr>
            <w:tcW w:w="3537" w:type="dxa"/>
          </w:tcPr>
          <w:p w14:paraId="3B4EF94C" w14:textId="54CFFF55" w:rsidR="005C7189" w:rsidRDefault="005C7189" w:rsidP="00D851B1">
            <w:pPr>
              <w:rPr>
                <w:sz w:val="20"/>
                <w:szCs w:val="20"/>
              </w:rPr>
            </w:pPr>
            <w:r>
              <w:rPr>
                <w:sz w:val="20"/>
                <w:szCs w:val="20"/>
              </w:rPr>
              <w:t>OUTPUT_CURRENT_TRIP_TIME</w:t>
            </w:r>
          </w:p>
        </w:tc>
        <w:tc>
          <w:tcPr>
            <w:tcW w:w="5220" w:type="dxa"/>
          </w:tcPr>
          <w:p w14:paraId="5FBEB13F" w14:textId="2C6D064B" w:rsidR="005C7189" w:rsidRDefault="00144687" w:rsidP="00D851B1">
            <w:pPr>
              <w:rPr>
                <w:sz w:val="20"/>
                <w:szCs w:val="20"/>
              </w:rPr>
            </w:pPr>
            <w:r>
              <w:rPr>
                <w:sz w:val="20"/>
                <w:szCs w:val="20"/>
              </w:rPr>
              <w:t xml:space="preserve">Trip time for i2c </w:t>
            </w:r>
            <w:proofErr w:type="spellStart"/>
            <w:r>
              <w:rPr>
                <w:sz w:val="20"/>
                <w:szCs w:val="20"/>
              </w:rPr>
              <w:t>letthrough</w:t>
            </w:r>
            <w:proofErr w:type="spellEnd"/>
            <w:r>
              <w:rPr>
                <w:sz w:val="20"/>
                <w:szCs w:val="20"/>
              </w:rPr>
              <w:t xml:space="preserve"> monitoring</w:t>
            </w:r>
          </w:p>
        </w:tc>
      </w:tr>
      <w:tr w:rsidR="005C7189" w14:paraId="06549989" w14:textId="77777777" w:rsidTr="000C4F97">
        <w:tc>
          <w:tcPr>
            <w:tcW w:w="613" w:type="dxa"/>
          </w:tcPr>
          <w:p w14:paraId="08E0E62B" w14:textId="7AB8E222" w:rsidR="005C7189" w:rsidRDefault="005C7189" w:rsidP="00D851B1">
            <w:pPr>
              <w:jc w:val="center"/>
              <w:rPr>
                <w:sz w:val="20"/>
                <w:szCs w:val="20"/>
              </w:rPr>
            </w:pPr>
            <w:r>
              <w:rPr>
                <w:sz w:val="20"/>
                <w:szCs w:val="20"/>
              </w:rPr>
              <w:t>11</w:t>
            </w:r>
          </w:p>
        </w:tc>
        <w:tc>
          <w:tcPr>
            <w:tcW w:w="3537" w:type="dxa"/>
          </w:tcPr>
          <w:p w14:paraId="36EAAFA7" w14:textId="1FA7FA41" w:rsidR="005C7189" w:rsidRDefault="00144687" w:rsidP="00D851B1">
            <w:pPr>
              <w:rPr>
                <w:sz w:val="20"/>
                <w:szCs w:val="20"/>
              </w:rPr>
            </w:pPr>
            <w:r>
              <w:rPr>
                <w:sz w:val="20"/>
                <w:szCs w:val="20"/>
              </w:rPr>
              <w:t>OUTPUT_OVERCURRENT_REACTION</w:t>
            </w:r>
          </w:p>
        </w:tc>
        <w:tc>
          <w:tcPr>
            <w:tcW w:w="5220" w:type="dxa"/>
          </w:tcPr>
          <w:p w14:paraId="64615DB3" w14:textId="3DC3B8E7" w:rsidR="005C7189" w:rsidRDefault="00144687" w:rsidP="00D851B1">
            <w:pPr>
              <w:rPr>
                <w:sz w:val="20"/>
                <w:szCs w:val="20"/>
              </w:rPr>
            </w:pPr>
            <w:r>
              <w:rPr>
                <w:sz w:val="20"/>
                <w:szCs w:val="20"/>
              </w:rPr>
              <w:t xml:space="preserve">Determines behavior when </w:t>
            </w:r>
            <w:proofErr w:type="spellStart"/>
            <w:r>
              <w:rPr>
                <w:sz w:val="20"/>
                <w:szCs w:val="20"/>
              </w:rPr>
              <w:t>letthrough</w:t>
            </w:r>
            <w:proofErr w:type="spellEnd"/>
            <w:r>
              <w:rPr>
                <w:sz w:val="20"/>
                <w:szCs w:val="20"/>
              </w:rPr>
              <w:t xml:space="preserve"> limit is reached</w:t>
            </w:r>
          </w:p>
        </w:tc>
      </w:tr>
      <w:tr w:rsidR="00144687" w14:paraId="5FB24B0D" w14:textId="77777777" w:rsidTr="000C4F97">
        <w:tc>
          <w:tcPr>
            <w:tcW w:w="613" w:type="dxa"/>
          </w:tcPr>
          <w:p w14:paraId="5460CA59" w14:textId="5D17AE9C" w:rsidR="00144687" w:rsidRDefault="00144687" w:rsidP="00D851B1">
            <w:pPr>
              <w:jc w:val="center"/>
              <w:rPr>
                <w:sz w:val="20"/>
                <w:szCs w:val="20"/>
              </w:rPr>
            </w:pPr>
            <w:r>
              <w:rPr>
                <w:sz w:val="20"/>
                <w:szCs w:val="20"/>
              </w:rPr>
              <w:t>12</w:t>
            </w:r>
          </w:p>
        </w:tc>
        <w:tc>
          <w:tcPr>
            <w:tcW w:w="3537" w:type="dxa"/>
          </w:tcPr>
          <w:p w14:paraId="203F9EC3" w14:textId="162A6F3E" w:rsidR="00144687" w:rsidRDefault="00144687" w:rsidP="00D851B1">
            <w:pPr>
              <w:rPr>
                <w:sz w:val="20"/>
                <w:szCs w:val="20"/>
              </w:rPr>
            </w:pPr>
            <w:r>
              <w:rPr>
                <w:sz w:val="20"/>
                <w:szCs w:val="20"/>
              </w:rPr>
              <w:t>OUTPUT_CURRENT_LIMIT_MAX_RETRIES</w:t>
            </w:r>
          </w:p>
        </w:tc>
        <w:tc>
          <w:tcPr>
            <w:tcW w:w="5220" w:type="dxa"/>
          </w:tcPr>
          <w:p w14:paraId="43BA5DEE" w14:textId="04C86FD1" w:rsidR="00144687" w:rsidRDefault="00144687" w:rsidP="00D851B1">
            <w:pPr>
              <w:rPr>
                <w:sz w:val="20"/>
                <w:szCs w:val="20"/>
              </w:rPr>
            </w:pPr>
            <w:r>
              <w:rPr>
                <w:sz w:val="20"/>
                <w:szCs w:val="20"/>
              </w:rPr>
              <w:t>Number of times to allow retrying</w:t>
            </w:r>
          </w:p>
        </w:tc>
      </w:tr>
      <w:tr w:rsidR="00144687" w14:paraId="60E191C6" w14:textId="77777777" w:rsidTr="000C4F97">
        <w:tc>
          <w:tcPr>
            <w:tcW w:w="613" w:type="dxa"/>
          </w:tcPr>
          <w:p w14:paraId="41F1BDB0" w14:textId="1196A056" w:rsidR="00144687" w:rsidRDefault="00144687" w:rsidP="00D851B1">
            <w:pPr>
              <w:jc w:val="center"/>
              <w:rPr>
                <w:sz w:val="20"/>
                <w:szCs w:val="20"/>
              </w:rPr>
            </w:pPr>
            <w:r>
              <w:rPr>
                <w:sz w:val="20"/>
                <w:szCs w:val="20"/>
              </w:rPr>
              <w:t>13</w:t>
            </w:r>
          </w:p>
        </w:tc>
        <w:tc>
          <w:tcPr>
            <w:tcW w:w="3537" w:type="dxa"/>
          </w:tcPr>
          <w:p w14:paraId="7206DD87" w14:textId="350BC7EF" w:rsidR="00144687" w:rsidRPr="00E02FC3" w:rsidRDefault="00144687" w:rsidP="00D851B1">
            <w:pPr>
              <w:rPr>
                <w:strike/>
                <w:sz w:val="20"/>
                <w:szCs w:val="20"/>
              </w:rPr>
            </w:pPr>
            <w:r w:rsidRPr="00E02FC3">
              <w:rPr>
                <w:strike/>
                <w:sz w:val="20"/>
                <w:szCs w:val="20"/>
              </w:rPr>
              <w:t>COUNTER_EN</w:t>
            </w:r>
          </w:p>
        </w:tc>
        <w:tc>
          <w:tcPr>
            <w:tcW w:w="5220" w:type="dxa"/>
          </w:tcPr>
          <w:p w14:paraId="0C6D8705" w14:textId="12DC9D4A" w:rsidR="00144687" w:rsidRPr="00E02FC3" w:rsidRDefault="00E02FC3" w:rsidP="00D851B1">
            <w:pPr>
              <w:rPr>
                <w:i/>
                <w:iCs/>
                <w:sz w:val="20"/>
                <w:szCs w:val="20"/>
              </w:rPr>
            </w:pPr>
            <w:r w:rsidRPr="00E02FC3">
              <w:rPr>
                <w:i/>
                <w:iCs/>
                <w:sz w:val="20"/>
                <w:szCs w:val="20"/>
              </w:rPr>
              <w:t>Deprecated</w:t>
            </w:r>
          </w:p>
        </w:tc>
      </w:tr>
      <w:tr w:rsidR="00144687" w14:paraId="596E3ED8" w14:textId="77777777" w:rsidTr="000C4F97">
        <w:tc>
          <w:tcPr>
            <w:tcW w:w="613" w:type="dxa"/>
          </w:tcPr>
          <w:p w14:paraId="2ED6949F" w14:textId="0F1F0362" w:rsidR="00144687" w:rsidRDefault="00144687" w:rsidP="00D851B1">
            <w:pPr>
              <w:jc w:val="center"/>
              <w:rPr>
                <w:sz w:val="20"/>
                <w:szCs w:val="20"/>
              </w:rPr>
            </w:pPr>
            <w:r>
              <w:rPr>
                <w:sz w:val="20"/>
                <w:szCs w:val="20"/>
              </w:rPr>
              <w:t>14</w:t>
            </w:r>
          </w:p>
        </w:tc>
        <w:tc>
          <w:tcPr>
            <w:tcW w:w="3537" w:type="dxa"/>
          </w:tcPr>
          <w:p w14:paraId="79106C21" w14:textId="0877F784" w:rsidR="00144687" w:rsidRPr="00144687" w:rsidRDefault="00144687" w:rsidP="00D851B1">
            <w:pPr>
              <w:rPr>
                <w:strike/>
                <w:sz w:val="20"/>
                <w:szCs w:val="20"/>
              </w:rPr>
            </w:pPr>
            <w:r w:rsidRPr="00144687">
              <w:rPr>
                <w:strike/>
                <w:sz w:val="20"/>
                <w:szCs w:val="20"/>
              </w:rPr>
              <w:t>COUNTER_ENABLE_OUT</w:t>
            </w:r>
          </w:p>
        </w:tc>
        <w:tc>
          <w:tcPr>
            <w:tcW w:w="5220" w:type="dxa"/>
          </w:tcPr>
          <w:p w14:paraId="06111C10" w14:textId="4EEE675F" w:rsidR="00144687" w:rsidRDefault="00E02FC3" w:rsidP="00D851B1">
            <w:pPr>
              <w:rPr>
                <w:sz w:val="20"/>
                <w:szCs w:val="20"/>
              </w:rPr>
            </w:pPr>
            <w:r w:rsidRPr="00E02FC3">
              <w:rPr>
                <w:i/>
                <w:iCs/>
                <w:sz w:val="20"/>
                <w:szCs w:val="20"/>
              </w:rPr>
              <w:t>Deprecated</w:t>
            </w:r>
          </w:p>
        </w:tc>
      </w:tr>
      <w:tr w:rsidR="00144687" w14:paraId="2413C515" w14:textId="77777777" w:rsidTr="000C4F97">
        <w:tc>
          <w:tcPr>
            <w:tcW w:w="613" w:type="dxa"/>
          </w:tcPr>
          <w:p w14:paraId="6D7A66FE" w14:textId="3D8A83A7" w:rsidR="00144687" w:rsidRDefault="00144687" w:rsidP="00D851B1">
            <w:pPr>
              <w:jc w:val="center"/>
              <w:rPr>
                <w:sz w:val="20"/>
                <w:szCs w:val="20"/>
              </w:rPr>
            </w:pPr>
            <w:r>
              <w:rPr>
                <w:sz w:val="20"/>
                <w:szCs w:val="20"/>
              </w:rPr>
              <w:t>15</w:t>
            </w:r>
          </w:p>
        </w:tc>
        <w:tc>
          <w:tcPr>
            <w:tcW w:w="3537" w:type="dxa"/>
          </w:tcPr>
          <w:p w14:paraId="0BCDFD36" w14:textId="3A5E20CF" w:rsidR="00144687" w:rsidRDefault="00144687" w:rsidP="00D851B1">
            <w:pPr>
              <w:rPr>
                <w:sz w:val="20"/>
                <w:szCs w:val="20"/>
              </w:rPr>
            </w:pPr>
            <w:r>
              <w:rPr>
                <w:sz w:val="20"/>
                <w:szCs w:val="20"/>
              </w:rPr>
              <w:t>COUNTER_OVERFLOW_ENABLE</w:t>
            </w:r>
          </w:p>
        </w:tc>
        <w:tc>
          <w:tcPr>
            <w:tcW w:w="5220" w:type="dxa"/>
          </w:tcPr>
          <w:p w14:paraId="7877B97C" w14:textId="6AF619CA" w:rsidR="00144687" w:rsidRDefault="00144687" w:rsidP="00D851B1">
            <w:pPr>
              <w:rPr>
                <w:sz w:val="20"/>
                <w:szCs w:val="20"/>
              </w:rPr>
            </w:pPr>
            <w:r>
              <w:rPr>
                <w:sz w:val="20"/>
                <w:szCs w:val="20"/>
              </w:rPr>
              <w:t>If set, the counter will “overflow” back to zero when set point is reached.</w:t>
            </w:r>
          </w:p>
        </w:tc>
      </w:tr>
      <w:tr w:rsidR="00144687" w14:paraId="51BEB6D0" w14:textId="77777777" w:rsidTr="000C4F97">
        <w:tc>
          <w:tcPr>
            <w:tcW w:w="613" w:type="dxa"/>
          </w:tcPr>
          <w:p w14:paraId="570ED557" w14:textId="46A87DF7" w:rsidR="00144687" w:rsidRDefault="00144687" w:rsidP="00D851B1">
            <w:pPr>
              <w:jc w:val="center"/>
              <w:rPr>
                <w:sz w:val="20"/>
                <w:szCs w:val="20"/>
              </w:rPr>
            </w:pPr>
            <w:r>
              <w:rPr>
                <w:sz w:val="20"/>
                <w:szCs w:val="20"/>
              </w:rPr>
              <w:t>16</w:t>
            </w:r>
          </w:p>
        </w:tc>
        <w:tc>
          <w:tcPr>
            <w:tcW w:w="3537" w:type="dxa"/>
          </w:tcPr>
          <w:p w14:paraId="6F1B3BFA" w14:textId="554D7377" w:rsidR="00144687" w:rsidRDefault="00144687" w:rsidP="00D851B1">
            <w:pPr>
              <w:rPr>
                <w:sz w:val="20"/>
                <w:szCs w:val="20"/>
              </w:rPr>
            </w:pPr>
            <w:r>
              <w:rPr>
                <w:sz w:val="20"/>
                <w:szCs w:val="20"/>
              </w:rPr>
              <w:t>COUNTER_SET_POINT</w:t>
            </w:r>
          </w:p>
        </w:tc>
        <w:tc>
          <w:tcPr>
            <w:tcW w:w="5220" w:type="dxa"/>
          </w:tcPr>
          <w:p w14:paraId="02D8C9B4" w14:textId="088EED71" w:rsidR="00144687" w:rsidRDefault="00144687" w:rsidP="00D851B1">
            <w:pPr>
              <w:rPr>
                <w:sz w:val="20"/>
                <w:szCs w:val="20"/>
              </w:rPr>
            </w:pPr>
            <w:r>
              <w:rPr>
                <w:sz w:val="20"/>
                <w:szCs w:val="20"/>
              </w:rPr>
              <w:t>Maximum value for counter</w:t>
            </w:r>
            <w:r w:rsidR="00E02FC3">
              <w:rPr>
                <w:sz w:val="20"/>
                <w:szCs w:val="20"/>
              </w:rPr>
              <w:t xml:space="preserve"> before saturation or overflow</w:t>
            </w:r>
          </w:p>
        </w:tc>
      </w:tr>
      <w:tr w:rsidR="00144687" w14:paraId="3B7F2634" w14:textId="77777777" w:rsidTr="000C4F97">
        <w:tc>
          <w:tcPr>
            <w:tcW w:w="613" w:type="dxa"/>
          </w:tcPr>
          <w:p w14:paraId="5337ABE8" w14:textId="71144AEA" w:rsidR="00144687" w:rsidRDefault="00144687" w:rsidP="00D851B1">
            <w:pPr>
              <w:jc w:val="center"/>
              <w:rPr>
                <w:sz w:val="20"/>
                <w:szCs w:val="20"/>
              </w:rPr>
            </w:pPr>
            <w:r>
              <w:rPr>
                <w:sz w:val="20"/>
                <w:szCs w:val="20"/>
              </w:rPr>
              <w:t>17</w:t>
            </w:r>
          </w:p>
        </w:tc>
        <w:tc>
          <w:tcPr>
            <w:tcW w:w="3537" w:type="dxa"/>
          </w:tcPr>
          <w:p w14:paraId="19CAC60A" w14:textId="3346D207" w:rsidR="00144687" w:rsidRDefault="00144687" w:rsidP="00D851B1">
            <w:pPr>
              <w:rPr>
                <w:sz w:val="20"/>
                <w:szCs w:val="20"/>
              </w:rPr>
            </w:pPr>
            <w:r>
              <w:rPr>
                <w:sz w:val="20"/>
                <w:szCs w:val="20"/>
              </w:rPr>
              <w:t>HBRIDGE_INVERT_DIRECTION</w:t>
            </w:r>
          </w:p>
        </w:tc>
        <w:tc>
          <w:tcPr>
            <w:tcW w:w="5220" w:type="dxa"/>
          </w:tcPr>
          <w:p w14:paraId="131C308C" w14:textId="0A8AB400" w:rsidR="00144687" w:rsidRDefault="00144687" w:rsidP="00D851B1">
            <w:pPr>
              <w:rPr>
                <w:sz w:val="20"/>
                <w:szCs w:val="20"/>
              </w:rPr>
            </w:pPr>
            <w:r>
              <w:rPr>
                <w:sz w:val="20"/>
                <w:szCs w:val="20"/>
              </w:rPr>
              <w:t>Change sense of current flow in h-bridge outputs</w:t>
            </w:r>
          </w:p>
        </w:tc>
      </w:tr>
      <w:tr w:rsidR="00144687" w14:paraId="774E0F53" w14:textId="77777777" w:rsidTr="000C4F97">
        <w:tc>
          <w:tcPr>
            <w:tcW w:w="613" w:type="dxa"/>
          </w:tcPr>
          <w:p w14:paraId="0531C550" w14:textId="3740F839" w:rsidR="00144687" w:rsidRDefault="00144687" w:rsidP="00D851B1">
            <w:pPr>
              <w:jc w:val="center"/>
              <w:rPr>
                <w:sz w:val="20"/>
                <w:szCs w:val="20"/>
              </w:rPr>
            </w:pPr>
            <w:r>
              <w:rPr>
                <w:sz w:val="20"/>
                <w:szCs w:val="20"/>
              </w:rPr>
              <w:t>18</w:t>
            </w:r>
          </w:p>
        </w:tc>
        <w:tc>
          <w:tcPr>
            <w:tcW w:w="3537" w:type="dxa"/>
          </w:tcPr>
          <w:p w14:paraId="616B3313" w14:textId="12F6F7DE" w:rsidR="00144687" w:rsidRPr="00E02FC3" w:rsidRDefault="00144687" w:rsidP="00D851B1">
            <w:pPr>
              <w:rPr>
                <w:strike/>
                <w:sz w:val="20"/>
                <w:szCs w:val="20"/>
              </w:rPr>
            </w:pPr>
            <w:r w:rsidRPr="00E02FC3">
              <w:rPr>
                <w:strike/>
                <w:sz w:val="20"/>
                <w:szCs w:val="20"/>
              </w:rPr>
              <w:t>SENSOR_POWER_BOOT_ENABLE</w:t>
            </w:r>
          </w:p>
        </w:tc>
        <w:tc>
          <w:tcPr>
            <w:tcW w:w="5220" w:type="dxa"/>
          </w:tcPr>
          <w:p w14:paraId="689355C3" w14:textId="1BFD5377" w:rsidR="00144687" w:rsidRPr="00E02FC3" w:rsidRDefault="00144687" w:rsidP="00D851B1">
            <w:pPr>
              <w:rPr>
                <w:i/>
                <w:iCs/>
                <w:sz w:val="20"/>
                <w:szCs w:val="20"/>
              </w:rPr>
            </w:pPr>
            <w:r w:rsidRPr="00E02FC3">
              <w:rPr>
                <w:i/>
                <w:iCs/>
                <w:sz w:val="20"/>
                <w:szCs w:val="20"/>
              </w:rPr>
              <w:t>Not used on ECP</w:t>
            </w:r>
          </w:p>
        </w:tc>
      </w:tr>
      <w:tr w:rsidR="00144687" w14:paraId="6EAD09C4" w14:textId="77777777" w:rsidTr="000C4F97">
        <w:tc>
          <w:tcPr>
            <w:tcW w:w="613" w:type="dxa"/>
          </w:tcPr>
          <w:p w14:paraId="79DCC9DC" w14:textId="1B703155" w:rsidR="00144687" w:rsidRDefault="00144687" w:rsidP="00D851B1">
            <w:pPr>
              <w:jc w:val="center"/>
              <w:rPr>
                <w:sz w:val="20"/>
                <w:szCs w:val="20"/>
              </w:rPr>
            </w:pPr>
            <w:r>
              <w:rPr>
                <w:sz w:val="20"/>
                <w:szCs w:val="20"/>
              </w:rPr>
              <w:t>19</w:t>
            </w:r>
          </w:p>
        </w:tc>
        <w:tc>
          <w:tcPr>
            <w:tcW w:w="3537" w:type="dxa"/>
          </w:tcPr>
          <w:p w14:paraId="2638EAB2" w14:textId="6AA52409" w:rsidR="00144687" w:rsidRDefault="00144687" w:rsidP="00D851B1">
            <w:pPr>
              <w:rPr>
                <w:sz w:val="20"/>
                <w:szCs w:val="20"/>
              </w:rPr>
            </w:pPr>
            <w:r>
              <w:rPr>
                <w:sz w:val="20"/>
                <w:szCs w:val="20"/>
              </w:rPr>
              <w:t>SENSOR_POWER_VOLTAGE_SELECT</w:t>
            </w:r>
          </w:p>
        </w:tc>
        <w:tc>
          <w:tcPr>
            <w:tcW w:w="5220" w:type="dxa"/>
          </w:tcPr>
          <w:p w14:paraId="7090662F" w14:textId="21493115" w:rsidR="00144687" w:rsidRDefault="00144687" w:rsidP="00D851B1">
            <w:pPr>
              <w:rPr>
                <w:sz w:val="20"/>
                <w:szCs w:val="20"/>
              </w:rPr>
            </w:pPr>
            <w:r>
              <w:rPr>
                <w:sz w:val="20"/>
                <w:szCs w:val="20"/>
              </w:rPr>
              <w:t>Selects sensor power output</w:t>
            </w:r>
            <w:r w:rsidR="00E02FC3">
              <w:rPr>
                <w:sz w:val="20"/>
                <w:szCs w:val="20"/>
              </w:rPr>
              <w:t xml:space="preserve"> (5 V or </w:t>
            </w:r>
            <w:proofErr w:type="spellStart"/>
            <w:r w:rsidR="00E02FC3">
              <w:rPr>
                <w:sz w:val="20"/>
                <w:szCs w:val="20"/>
              </w:rPr>
              <w:t>Vbat</w:t>
            </w:r>
            <w:proofErr w:type="spellEnd"/>
            <w:r w:rsidR="00E02FC3">
              <w:rPr>
                <w:sz w:val="20"/>
                <w:szCs w:val="20"/>
              </w:rPr>
              <w:t>)</w:t>
            </w:r>
          </w:p>
        </w:tc>
      </w:tr>
      <w:tr w:rsidR="00144687" w14:paraId="5E94162E" w14:textId="77777777" w:rsidTr="000C4F97">
        <w:tc>
          <w:tcPr>
            <w:tcW w:w="613" w:type="dxa"/>
          </w:tcPr>
          <w:p w14:paraId="27522181" w14:textId="62162719" w:rsidR="00144687" w:rsidRDefault="00144687" w:rsidP="00D851B1">
            <w:pPr>
              <w:jc w:val="center"/>
              <w:rPr>
                <w:sz w:val="20"/>
                <w:szCs w:val="20"/>
              </w:rPr>
            </w:pPr>
            <w:r>
              <w:rPr>
                <w:sz w:val="20"/>
                <w:szCs w:val="20"/>
              </w:rPr>
              <w:t>20</w:t>
            </w:r>
          </w:p>
        </w:tc>
        <w:tc>
          <w:tcPr>
            <w:tcW w:w="3537" w:type="dxa"/>
          </w:tcPr>
          <w:p w14:paraId="14DC2171" w14:textId="2BE33437" w:rsidR="00144687" w:rsidRDefault="00144687" w:rsidP="00D851B1">
            <w:pPr>
              <w:rPr>
                <w:sz w:val="20"/>
                <w:szCs w:val="20"/>
              </w:rPr>
            </w:pPr>
            <w:r>
              <w:rPr>
                <w:sz w:val="20"/>
                <w:szCs w:val="20"/>
              </w:rPr>
              <w:t>DIGIN_ANALOG_THRESHOLD_LOW</w:t>
            </w:r>
          </w:p>
        </w:tc>
        <w:tc>
          <w:tcPr>
            <w:tcW w:w="5220" w:type="dxa"/>
          </w:tcPr>
          <w:p w14:paraId="5BFB9BC7" w14:textId="6B403815" w:rsidR="00144687" w:rsidRDefault="00144687" w:rsidP="00D851B1">
            <w:pPr>
              <w:rPr>
                <w:sz w:val="20"/>
                <w:szCs w:val="20"/>
              </w:rPr>
            </w:pPr>
            <w:r>
              <w:rPr>
                <w:sz w:val="20"/>
                <w:szCs w:val="20"/>
              </w:rPr>
              <w:t>Threshold for configurable digital inputs, including frequency</w:t>
            </w:r>
          </w:p>
        </w:tc>
      </w:tr>
      <w:tr w:rsidR="00144687" w14:paraId="21774586" w14:textId="77777777" w:rsidTr="000C4F97">
        <w:tc>
          <w:tcPr>
            <w:tcW w:w="613" w:type="dxa"/>
          </w:tcPr>
          <w:p w14:paraId="35501A42" w14:textId="286BE9B7" w:rsidR="00144687" w:rsidRDefault="00144687" w:rsidP="00D851B1">
            <w:pPr>
              <w:jc w:val="center"/>
              <w:rPr>
                <w:sz w:val="20"/>
                <w:szCs w:val="20"/>
              </w:rPr>
            </w:pPr>
            <w:r>
              <w:rPr>
                <w:sz w:val="20"/>
                <w:szCs w:val="20"/>
              </w:rPr>
              <w:t>21</w:t>
            </w:r>
          </w:p>
        </w:tc>
        <w:tc>
          <w:tcPr>
            <w:tcW w:w="3537" w:type="dxa"/>
          </w:tcPr>
          <w:p w14:paraId="5D0C3908" w14:textId="7919FA54" w:rsidR="00144687" w:rsidRDefault="00144687" w:rsidP="00D851B1">
            <w:pPr>
              <w:rPr>
                <w:sz w:val="20"/>
                <w:szCs w:val="20"/>
              </w:rPr>
            </w:pPr>
            <w:r>
              <w:rPr>
                <w:sz w:val="20"/>
                <w:szCs w:val="20"/>
              </w:rPr>
              <w:t>DIGIN_ANALOG_THRESHOLD_HIGH</w:t>
            </w:r>
          </w:p>
        </w:tc>
        <w:tc>
          <w:tcPr>
            <w:tcW w:w="5220" w:type="dxa"/>
          </w:tcPr>
          <w:p w14:paraId="38F4C6B1" w14:textId="04D04B40" w:rsidR="00144687" w:rsidRDefault="00144687" w:rsidP="00D851B1">
            <w:pPr>
              <w:rPr>
                <w:sz w:val="20"/>
                <w:szCs w:val="20"/>
              </w:rPr>
            </w:pPr>
            <w:r>
              <w:rPr>
                <w:sz w:val="20"/>
                <w:szCs w:val="20"/>
              </w:rPr>
              <w:t xml:space="preserve">Threshold for </w:t>
            </w:r>
            <w:r w:rsidR="00E02FC3">
              <w:rPr>
                <w:sz w:val="20"/>
                <w:szCs w:val="20"/>
              </w:rPr>
              <w:t>configurable</w:t>
            </w:r>
            <w:r>
              <w:rPr>
                <w:sz w:val="20"/>
                <w:szCs w:val="20"/>
              </w:rPr>
              <w:t xml:space="preserve"> digital inputs, including frequency</w:t>
            </w:r>
          </w:p>
        </w:tc>
      </w:tr>
      <w:tr w:rsidR="00144687" w14:paraId="2557FD46" w14:textId="77777777" w:rsidTr="000C4F97">
        <w:tc>
          <w:tcPr>
            <w:tcW w:w="613" w:type="dxa"/>
          </w:tcPr>
          <w:p w14:paraId="24666415" w14:textId="72356170" w:rsidR="00144687" w:rsidRDefault="00144687" w:rsidP="00D851B1">
            <w:pPr>
              <w:jc w:val="center"/>
              <w:rPr>
                <w:sz w:val="20"/>
                <w:szCs w:val="20"/>
              </w:rPr>
            </w:pPr>
            <w:r>
              <w:rPr>
                <w:sz w:val="20"/>
                <w:szCs w:val="20"/>
              </w:rPr>
              <w:t>22</w:t>
            </w:r>
          </w:p>
        </w:tc>
        <w:tc>
          <w:tcPr>
            <w:tcW w:w="3537" w:type="dxa"/>
          </w:tcPr>
          <w:p w14:paraId="071A4396" w14:textId="3FEE163E" w:rsidR="00144687" w:rsidRDefault="00144687" w:rsidP="00D851B1">
            <w:pPr>
              <w:rPr>
                <w:sz w:val="20"/>
                <w:szCs w:val="20"/>
              </w:rPr>
            </w:pPr>
            <w:r>
              <w:rPr>
                <w:sz w:val="20"/>
                <w:szCs w:val="20"/>
              </w:rPr>
              <w:t>ANALOG_INPUT_FILTER_CONSTANT</w:t>
            </w:r>
          </w:p>
        </w:tc>
        <w:tc>
          <w:tcPr>
            <w:tcW w:w="5220" w:type="dxa"/>
          </w:tcPr>
          <w:p w14:paraId="159F8FB0" w14:textId="1E3B1DC3" w:rsidR="00144687" w:rsidRDefault="00144687" w:rsidP="00D851B1">
            <w:pPr>
              <w:rPr>
                <w:sz w:val="20"/>
                <w:szCs w:val="20"/>
              </w:rPr>
            </w:pPr>
            <w:r>
              <w:rPr>
                <w:sz w:val="20"/>
                <w:szCs w:val="20"/>
              </w:rPr>
              <w:t>Filter constant for analog inputs and output current feedback</w:t>
            </w:r>
          </w:p>
        </w:tc>
      </w:tr>
      <w:tr w:rsidR="00144687" w14:paraId="4055D159" w14:textId="77777777" w:rsidTr="000C4F97">
        <w:tc>
          <w:tcPr>
            <w:tcW w:w="613" w:type="dxa"/>
          </w:tcPr>
          <w:p w14:paraId="6550A2CE" w14:textId="364B7CD5" w:rsidR="00144687" w:rsidRDefault="00144687" w:rsidP="00D851B1">
            <w:pPr>
              <w:jc w:val="center"/>
              <w:rPr>
                <w:sz w:val="20"/>
                <w:szCs w:val="20"/>
              </w:rPr>
            </w:pPr>
            <w:r>
              <w:rPr>
                <w:sz w:val="20"/>
                <w:szCs w:val="20"/>
              </w:rPr>
              <w:t>23</w:t>
            </w:r>
          </w:p>
        </w:tc>
        <w:tc>
          <w:tcPr>
            <w:tcW w:w="3537" w:type="dxa"/>
          </w:tcPr>
          <w:p w14:paraId="6182B271" w14:textId="5DFBA8D6" w:rsidR="00144687" w:rsidRDefault="00144687" w:rsidP="00D851B1">
            <w:pPr>
              <w:rPr>
                <w:sz w:val="20"/>
                <w:szCs w:val="20"/>
              </w:rPr>
            </w:pPr>
            <w:r>
              <w:rPr>
                <w:sz w:val="20"/>
                <w:szCs w:val="20"/>
              </w:rPr>
              <w:t>DISABLE_CURRENT_CHOPPING</w:t>
            </w:r>
          </w:p>
        </w:tc>
        <w:tc>
          <w:tcPr>
            <w:tcW w:w="5220" w:type="dxa"/>
          </w:tcPr>
          <w:p w14:paraId="6E0491AF" w14:textId="0447752C" w:rsidR="00144687" w:rsidRDefault="00144687" w:rsidP="00D851B1">
            <w:pPr>
              <w:rPr>
                <w:sz w:val="20"/>
                <w:szCs w:val="20"/>
              </w:rPr>
            </w:pPr>
            <w:r>
              <w:rPr>
                <w:sz w:val="20"/>
                <w:szCs w:val="20"/>
              </w:rPr>
              <w:t>Disables current chopping on supported outputs</w:t>
            </w:r>
          </w:p>
        </w:tc>
      </w:tr>
    </w:tbl>
    <w:p w14:paraId="69D3B56E" w14:textId="77777777" w:rsidR="005C7189" w:rsidRPr="005C7189" w:rsidRDefault="005C7189" w:rsidP="006B2A43"/>
    <w:p w14:paraId="7D8D9289" w14:textId="5562BEE3" w:rsidR="00994201" w:rsidRDefault="00994201" w:rsidP="00994201">
      <w:pPr>
        <w:pStyle w:val="Heading2"/>
        <w:rPr>
          <w:ins w:id="418" w:author="Jansen, Adam (US)" w:date="2026-06-23T09:12:00Z" w16du:dateUtc="2026-06-23T14:12:00Z"/>
        </w:rPr>
      </w:pPr>
      <w:ins w:id="419" w:author="Jansen, Adam (US)" w:date="2026-06-22T09:31:00Z" w16du:dateUtc="2026-06-22T14:31:00Z">
        <w:r>
          <w:t xml:space="preserve">Result code equivalent POSIX </w:t>
        </w:r>
        <w:proofErr w:type="spellStart"/>
        <w:r>
          <w:t>errno</w:t>
        </w:r>
      </w:ins>
      <w:proofErr w:type="spellEnd"/>
    </w:p>
    <w:p w14:paraId="3DCB0B2C" w14:textId="2DD51F7F" w:rsidR="00434FEB" w:rsidRPr="00434FEB" w:rsidRDefault="00434FEB">
      <w:pPr>
        <w:rPr>
          <w:ins w:id="420" w:author="Jansen, Adam (US)" w:date="2026-06-22T09:31:00Z" w16du:dateUtc="2026-06-22T14:31:00Z"/>
        </w:rPr>
        <w:pPrChange w:id="421" w:author="Jansen, Adam (US)" w:date="2026-06-23T09:12:00Z" w16du:dateUtc="2026-06-23T14:12:00Z">
          <w:pPr>
            <w:pStyle w:val="Heading2"/>
          </w:pPr>
        </w:pPrChange>
      </w:pPr>
      <w:ins w:id="422" w:author="Jansen, Adam (US)" w:date="2026-06-23T09:12:00Z" w16du:dateUtc="2026-06-23T14:12:00Z">
        <w:r>
          <w:t>The table below maps ECP result codes into system error numbers</w:t>
        </w:r>
      </w:ins>
      <w:ins w:id="423" w:author="Jansen, Adam (US)" w:date="2026-06-23T09:13:00Z" w16du:dateUtc="2026-06-23T14:13:00Z">
        <w:r>
          <w:t xml:space="preserve"> based on </w:t>
        </w:r>
      </w:ins>
      <w:ins w:id="424" w:author="Jansen, Adam (US)" w:date="2026-06-23T09:14:00Z" w16du:dateUtc="2026-06-23T14:14:00Z">
        <w:r>
          <w:fldChar w:fldCharType="begin"/>
        </w:r>
        <w:r>
          <w:instrText>HYPERLINK "https://pubs.opengroup.org/onlinepubs/9799919799/"</w:instrText>
        </w:r>
        <w:r>
          <w:fldChar w:fldCharType="separate"/>
        </w:r>
        <w:r w:rsidRPr="00434FEB">
          <w:rPr>
            <w:rStyle w:val="Hyperlink"/>
          </w:rPr>
          <w:t>The Open Group Base Specifications Issue 8, 2024 edition (IEEE 1003.1-2024)</w:t>
        </w:r>
        <w:r>
          <w:fldChar w:fldCharType="end"/>
        </w:r>
        <w:r>
          <w:t xml:space="preserve"> – also known as POSIX.1-2024.</w:t>
        </w:r>
      </w:ins>
      <w:ins w:id="425" w:author="Jansen, Adam (US)" w:date="2026-06-23T09:15:00Z" w16du:dateUtc="2026-06-23T14:15:00Z">
        <w:r>
          <w:t xml:space="preserve"> The system error numbers are found in the </w:t>
        </w:r>
        <w:proofErr w:type="spellStart"/>
        <w:r>
          <w:t>errno.h</w:t>
        </w:r>
        <w:proofErr w:type="spellEnd"/>
        <w:r>
          <w:t xml:space="preserve"> C header file.</w:t>
        </w:r>
      </w:ins>
    </w:p>
    <w:tbl>
      <w:tblPr>
        <w:tblStyle w:val="ListTable2-Accent1"/>
        <w:tblW w:w="0" w:type="auto"/>
        <w:tblLook w:val="0620" w:firstRow="1" w:lastRow="0" w:firstColumn="0" w:lastColumn="0" w:noHBand="1" w:noVBand="1"/>
        <w:tblPrChange w:id="426" w:author="Jansen, Adam (US)" w:date="2026-07-24T08:27:00Z" w16du:dateUtc="2026-07-24T13:27:00Z">
          <w:tblPr>
            <w:tblStyle w:val="ListTable2-Accent1"/>
            <w:tblW w:w="0" w:type="auto"/>
            <w:tblLook w:val="0620" w:firstRow="1" w:lastRow="0" w:firstColumn="0" w:lastColumn="0" w:noHBand="1" w:noVBand="1"/>
          </w:tblPr>
        </w:tblPrChange>
      </w:tblPr>
      <w:tblGrid>
        <w:gridCol w:w="3892"/>
        <w:gridCol w:w="5220"/>
        <w:tblGridChange w:id="427">
          <w:tblGrid>
            <w:gridCol w:w="3740"/>
            <w:gridCol w:w="152"/>
            <w:gridCol w:w="5068"/>
            <w:gridCol w:w="152"/>
          </w:tblGrid>
        </w:tblGridChange>
      </w:tblGrid>
      <w:tr w:rsidR="00994201" w14:paraId="277C3E5C" w14:textId="77777777" w:rsidTr="000F1055">
        <w:trPr>
          <w:cnfStyle w:val="100000000000" w:firstRow="1" w:lastRow="0" w:firstColumn="0" w:lastColumn="0" w:oddVBand="0" w:evenVBand="0" w:oddHBand="0" w:evenHBand="0" w:firstRowFirstColumn="0" w:firstRowLastColumn="0" w:lastRowFirstColumn="0" w:lastRowLastColumn="0"/>
          <w:tblHeader/>
          <w:ins w:id="428" w:author="Jansen, Adam (US)" w:date="2026-06-22T09:31:00Z"/>
          <w:trPrChange w:id="429" w:author="Jansen, Adam (US)" w:date="2026-07-24T08:27:00Z" w16du:dateUtc="2026-07-24T13:27:00Z">
            <w:trPr>
              <w:gridAfter w:val="0"/>
              <w:tblHeader/>
            </w:trPr>
          </w:trPrChange>
        </w:trPr>
        <w:tc>
          <w:tcPr>
            <w:tcW w:w="3892" w:type="dxa"/>
            <w:tcPrChange w:id="430" w:author="Jansen, Adam (US)" w:date="2026-07-24T08:27:00Z" w16du:dateUtc="2026-07-24T13:27:00Z">
              <w:tcPr>
                <w:tcW w:w="3537" w:type="dxa"/>
              </w:tcPr>
            </w:tcPrChange>
          </w:tcPr>
          <w:p w14:paraId="5DEAD4B3" w14:textId="47915A45" w:rsidR="00994201" w:rsidRDefault="00994201" w:rsidP="00D851B1">
            <w:pPr>
              <w:cnfStyle w:val="100000000000" w:firstRow="1" w:lastRow="0" w:firstColumn="0" w:lastColumn="0" w:oddVBand="0" w:evenVBand="0" w:oddHBand="0" w:evenHBand="0" w:firstRowFirstColumn="0" w:firstRowLastColumn="0" w:lastRowFirstColumn="0" w:lastRowLastColumn="0"/>
              <w:rPr>
                <w:ins w:id="431" w:author="Jansen, Adam (US)" w:date="2026-06-22T09:31:00Z" w16du:dateUtc="2026-06-22T14:31:00Z"/>
              </w:rPr>
            </w:pPr>
            <w:ins w:id="432" w:author="Jansen, Adam (US)" w:date="2026-06-22T09:32:00Z" w16du:dateUtc="2026-06-22T14:32:00Z">
              <w:r>
                <w:t>Result code</w:t>
              </w:r>
            </w:ins>
          </w:p>
        </w:tc>
        <w:tc>
          <w:tcPr>
            <w:tcW w:w="5220" w:type="dxa"/>
            <w:tcPrChange w:id="433" w:author="Jansen, Adam (US)" w:date="2026-07-24T08:27:00Z" w16du:dateUtc="2026-07-24T13:27:00Z">
              <w:tcPr>
                <w:tcW w:w="5220" w:type="dxa"/>
                <w:gridSpan w:val="2"/>
              </w:tcPr>
            </w:tcPrChange>
          </w:tcPr>
          <w:p w14:paraId="14EEC806" w14:textId="427B2844" w:rsidR="00994201" w:rsidRDefault="00994201" w:rsidP="00D851B1">
            <w:pPr>
              <w:cnfStyle w:val="100000000000" w:firstRow="1" w:lastRow="0" w:firstColumn="0" w:lastColumn="0" w:oddVBand="0" w:evenVBand="0" w:oddHBand="0" w:evenHBand="0" w:firstRowFirstColumn="0" w:firstRowLastColumn="0" w:lastRowFirstColumn="0" w:lastRowLastColumn="0"/>
              <w:rPr>
                <w:ins w:id="434" w:author="Jansen, Adam (US)" w:date="2026-06-22T09:31:00Z" w16du:dateUtc="2026-06-22T14:31:00Z"/>
              </w:rPr>
            </w:pPr>
            <w:ins w:id="435" w:author="Jansen, Adam (US)" w:date="2026-06-22T09:32:00Z" w16du:dateUtc="2026-06-22T14:32:00Z">
              <w:r>
                <w:t>POSIX Error Number (</w:t>
              </w:r>
              <w:proofErr w:type="spellStart"/>
              <w:r>
                <w:t>errno</w:t>
              </w:r>
              <w:proofErr w:type="spellEnd"/>
              <w:r>
                <w:t>)</w:t>
              </w:r>
            </w:ins>
          </w:p>
        </w:tc>
      </w:tr>
      <w:tr w:rsidR="00994201" w14:paraId="008B7C9F" w14:textId="77777777" w:rsidTr="000F1055">
        <w:trPr>
          <w:ins w:id="436" w:author="Jansen, Adam (US)" w:date="2026-06-22T09:31:00Z"/>
          <w:trPrChange w:id="437" w:author="Jansen, Adam (US)" w:date="2026-07-24T08:27:00Z" w16du:dateUtc="2026-07-24T13:27:00Z">
            <w:trPr>
              <w:gridAfter w:val="0"/>
            </w:trPr>
          </w:trPrChange>
        </w:trPr>
        <w:tc>
          <w:tcPr>
            <w:tcW w:w="3892" w:type="dxa"/>
            <w:tcPrChange w:id="438" w:author="Jansen, Adam (US)" w:date="2026-07-24T08:27:00Z" w16du:dateUtc="2026-07-24T13:27:00Z">
              <w:tcPr>
                <w:tcW w:w="3537" w:type="dxa"/>
              </w:tcPr>
            </w:tcPrChange>
          </w:tcPr>
          <w:p w14:paraId="631AEE97" w14:textId="3CE3AD94" w:rsidR="00994201" w:rsidRPr="001D01B3" w:rsidRDefault="00994201" w:rsidP="00994201">
            <w:pPr>
              <w:rPr>
                <w:ins w:id="439" w:author="Jansen, Adam (US)" w:date="2026-06-22T09:31:00Z" w16du:dateUtc="2026-06-22T14:31:00Z"/>
                <w:sz w:val="20"/>
                <w:szCs w:val="20"/>
              </w:rPr>
            </w:pPr>
            <w:ins w:id="440" w:author="Jansen, Adam (US)" w:date="2026-06-22T09:32:00Z" w16du:dateUtc="2026-06-22T14:32:00Z">
              <w:r w:rsidRPr="00C35B59">
                <w:rPr>
                  <w:sz w:val="20"/>
                  <w:szCs w:val="20"/>
                </w:rPr>
                <w:t>ECP_RES_SUCCESS</w:t>
              </w:r>
            </w:ins>
          </w:p>
        </w:tc>
        <w:tc>
          <w:tcPr>
            <w:tcW w:w="5220" w:type="dxa"/>
            <w:tcPrChange w:id="441" w:author="Jansen, Adam (US)" w:date="2026-07-24T08:27:00Z" w16du:dateUtc="2026-07-24T13:27:00Z">
              <w:tcPr>
                <w:tcW w:w="5220" w:type="dxa"/>
                <w:gridSpan w:val="2"/>
              </w:tcPr>
            </w:tcPrChange>
          </w:tcPr>
          <w:p w14:paraId="1B3FFAF6" w14:textId="5FA1E057" w:rsidR="00994201" w:rsidRDefault="00994201" w:rsidP="00994201">
            <w:pPr>
              <w:rPr>
                <w:ins w:id="442" w:author="Jansen, Adam (US)" w:date="2026-06-22T09:31:00Z" w16du:dateUtc="2026-06-22T14:31:00Z"/>
                <w:sz w:val="20"/>
                <w:szCs w:val="20"/>
              </w:rPr>
            </w:pPr>
            <w:ins w:id="443" w:author="Jansen, Adam (US)" w:date="2026-06-22T09:32:00Z" w16du:dateUtc="2026-06-22T14:32:00Z">
              <w:r>
                <w:rPr>
                  <w:sz w:val="20"/>
                  <w:szCs w:val="20"/>
                </w:rPr>
                <w:t>0</w:t>
              </w:r>
            </w:ins>
          </w:p>
        </w:tc>
      </w:tr>
      <w:tr w:rsidR="00994201" w14:paraId="17BF7529" w14:textId="77777777" w:rsidTr="000F1055">
        <w:trPr>
          <w:ins w:id="444" w:author="Jansen, Adam (US)" w:date="2026-06-22T09:31:00Z"/>
          <w:trPrChange w:id="445" w:author="Jansen, Adam (US)" w:date="2026-07-24T08:27:00Z" w16du:dateUtc="2026-07-24T13:27:00Z">
            <w:trPr>
              <w:gridAfter w:val="0"/>
            </w:trPr>
          </w:trPrChange>
        </w:trPr>
        <w:tc>
          <w:tcPr>
            <w:tcW w:w="3892" w:type="dxa"/>
            <w:tcPrChange w:id="446" w:author="Jansen, Adam (US)" w:date="2026-07-24T08:27:00Z" w16du:dateUtc="2026-07-24T13:27:00Z">
              <w:tcPr>
                <w:tcW w:w="3537" w:type="dxa"/>
              </w:tcPr>
            </w:tcPrChange>
          </w:tcPr>
          <w:p w14:paraId="5104EADB" w14:textId="0586DA64" w:rsidR="00994201" w:rsidRDefault="00994201" w:rsidP="00994201">
            <w:pPr>
              <w:rPr>
                <w:ins w:id="447" w:author="Jansen, Adam (US)" w:date="2026-06-22T09:31:00Z" w16du:dateUtc="2026-06-22T14:31:00Z"/>
                <w:sz w:val="20"/>
                <w:szCs w:val="20"/>
              </w:rPr>
            </w:pPr>
            <w:ins w:id="448" w:author="Jansen, Adam (US)" w:date="2026-06-22T09:32:00Z" w16du:dateUtc="2026-06-22T14:32:00Z">
              <w:r w:rsidRPr="00C35B59">
                <w:rPr>
                  <w:sz w:val="20"/>
                  <w:szCs w:val="20"/>
                </w:rPr>
                <w:t>ECP_RES_INVALID_COMMAND</w:t>
              </w:r>
            </w:ins>
          </w:p>
        </w:tc>
        <w:tc>
          <w:tcPr>
            <w:tcW w:w="5220" w:type="dxa"/>
            <w:tcPrChange w:id="449" w:author="Jansen, Adam (US)" w:date="2026-07-24T08:27:00Z" w16du:dateUtc="2026-07-24T13:27:00Z">
              <w:tcPr>
                <w:tcW w:w="5220" w:type="dxa"/>
                <w:gridSpan w:val="2"/>
              </w:tcPr>
            </w:tcPrChange>
          </w:tcPr>
          <w:p w14:paraId="44B2BB12" w14:textId="1E309E4E" w:rsidR="00994201" w:rsidRDefault="008273F8" w:rsidP="00994201">
            <w:pPr>
              <w:rPr>
                <w:ins w:id="450" w:author="Jansen, Adam (US)" w:date="2026-06-22T09:31:00Z" w16du:dateUtc="2026-06-22T14:31:00Z"/>
                <w:sz w:val="20"/>
                <w:szCs w:val="20"/>
              </w:rPr>
            </w:pPr>
            <w:ins w:id="451" w:author="Jansen, Adam (US)" w:date="2026-07-23T15:55:00Z" w16du:dateUtc="2026-07-23T20:55:00Z">
              <w:r>
                <w:rPr>
                  <w:sz w:val="20"/>
                  <w:szCs w:val="20"/>
                </w:rPr>
                <w:t>-E</w:t>
              </w:r>
            </w:ins>
            <w:ins w:id="452" w:author="Jansen, Adam (US)" w:date="2026-07-24T08:29:00Z" w16du:dateUtc="2026-07-24T13:29:00Z">
              <w:r w:rsidR="000F1055">
                <w:rPr>
                  <w:sz w:val="20"/>
                  <w:szCs w:val="20"/>
                </w:rPr>
                <w:t>PROTO</w:t>
              </w:r>
            </w:ins>
          </w:p>
        </w:tc>
      </w:tr>
      <w:tr w:rsidR="00994201" w14:paraId="1CC63C44" w14:textId="77777777" w:rsidTr="000F1055">
        <w:trPr>
          <w:ins w:id="453" w:author="Jansen, Adam (US)" w:date="2026-06-22T09:31:00Z"/>
          <w:trPrChange w:id="454" w:author="Jansen, Adam (US)" w:date="2026-07-24T08:27:00Z" w16du:dateUtc="2026-07-24T13:27:00Z">
            <w:trPr>
              <w:gridAfter w:val="0"/>
            </w:trPr>
          </w:trPrChange>
        </w:trPr>
        <w:tc>
          <w:tcPr>
            <w:tcW w:w="3892" w:type="dxa"/>
            <w:tcPrChange w:id="455" w:author="Jansen, Adam (US)" w:date="2026-07-24T08:27:00Z" w16du:dateUtc="2026-07-24T13:27:00Z">
              <w:tcPr>
                <w:tcW w:w="3537" w:type="dxa"/>
              </w:tcPr>
            </w:tcPrChange>
          </w:tcPr>
          <w:p w14:paraId="0ACDB41D" w14:textId="2174D6B7" w:rsidR="00994201" w:rsidRDefault="00994201" w:rsidP="00994201">
            <w:pPr>
              <w:rPr>
                <w:ins w:id="456" w:author="Jansen, Adam (US)" w:date="2026-06-22T09:31:00Z" w16du:dateUtc="2026-06-22T14:31:00Z"/>
                <w:sz w:val="20"/>
                <w:szCs w:val="20"/>
              </w:rPr>
            </w:pPr>
            <w:ins w:id="457" w:author="Jansen, Adam (US)" w:date="2026-06-22T09:32:00Z" w16du:dateUtc="2026-06-22T14:32:00Z">
              <w:r w:rsidRPr="00C35B59">
                <w:rPr>
                  <w:sz w:val="20"/>
                  <w:szCs w:val="20"/>
                </w:rPr>
                <w:lastRenderedPageBreak/>
                <w:t>ECP_RES_ERROR</w:t>
              </w:r>
            </w:ins>
          </w:p>
        </w:tc>
        <w:tc>
          <w:tcPr>
            <w:tcW w:w="5220" w:type="dxa"/>
            <w:tcPrChange w:id="458" w:author="Jansen, Adam (US)" w:date="2026-07-24T08:27:00Z" w16du:dateUtc="2026-07-24T13:27:00Z">
              <w:tcPr>
                <w:tcW w:w="5220" w:type="dxa"/>
                <w:gridSpan w:val="2"/>
              </w:tcPr>
            </w:tcPrChange>
          </w:tcPr>
          <w:p w14:paraId="10836BAB" w14:textId="3EECD26E" w:rsidR="00994201" w:rsidRDefault="008273F8" w:rsidP="00994201">
            <w:pPr>
              <w:rPr>
                <w:ins w:id="459" w:author="Jansen, Adam (US)" w:date="2026-06-22T09:31:00Z" w16du:dateUtc="2026-06-22T14:31:00Z"/>
                <w:sz w:val="20"/>
                <w:szCs w:val="20"/>
              </w:rPr>
            </w:pPr>
            <w:ins w:id="460" w:author="Jansen, Adam (US)" w:date="2026-07-23T15:56:00Z" w16du:dateUtc="2026-07-23T20:56:00Z">
              <w:r>
                <w:rPr>
                  <w:sz w:val="20"/>
                  <w:szCs w:val="20"/>
                </w:rPr>
                <w:t>-</w:t>
              </w:r>
            </w:ins>
            <w:ins w:id="461" w:author="Jansen, Adam (US)" w:date="2026-06-22T09:45:00Z" w16du:dateUtc="2026-06-22T14:45:00Z">
              <w:r w:rsidR="00AB6503">
                <w:rPr>
                  <w:sz w:val="20"/>
                  <w:szCs w:val="20"/>
                </w:rPr>
                <w:t>EIO</w:t>
              </w:r>
            </w:ins>
          </w:p>
        </w:tc>
      </w:tr>
      <w:tr w:rsidR="00994201" w14:paraId="2B3172F4" w14:textId="77777777" w:rsidTr="000F1055">
        <w:trPr>
          <w:ins w:id="462" w:author="Jansen, Adam (US)" w:date="2026-06-22T09:31:00Z"/>
          <w:trPrChange w:id="463" w:author="Jansen, Adam (US)" w:date="2026-07-24T08:27:00Z" w16du:dateUtc="2026-07-24T13:27:00Z">
            <w:trPr>
              <w:gridAfter w:val="0"/>
            </w:trPr>
          </w:trPrChange>
        </w:trPr>
        <w:tc>
          <w:tcPr>
            <w:tcW w:w="3892" w:type="dxa"/>
            <w:tcPrChange w:id="464" w:author="Jansen, Adam (US)" w:date="2026-07-24T08:27:00Z" w16du:dateUtc="2026-07-24T13:27:00Z">
              <w:tcPr>
                <w:tcW w:w="3537" w:type="dxa"/>
              </w:tcPr>
            </w:tcPrChange>
          </w:tcPr>
          <w:p w14:paraId="0F6F97E7" w14:textId="1A5E00A7" w:rsidR="00994201" w:rsidRDefault="00994201" w:rsidP="00994201">
            <w:pPr>
              <w:rPr>
                <w:ins w:id="465" w:author="Jansen, Adam (US)" w:date="2026-06-22T09:31:00Z" w16du:dateUtc="2026-06-22T14:31:00Z"/>
                <w:sz w:val="20"/>
                <w:szCs w:val="20"/>
              </w:rPr>
            </w:pPr>
            <w:ins w:id="466" w:author="Jansen, Adam (US)" w:date="2026-06-22T09:32:00Z" w16du:dateUtc="2026-06-22T14:32:00Z">
              <w:r w:rsidRPr="00C35B59">
                <w:rPr>
                  <w:sz w:val="20"/>
                  <w:szCs w:val="20"/>
                </w:rPr>
                <w:t>ECP_RES_INVALID_PARAM</w:t>
              </w:r>
            </w:ins>
          </w:p>
        </w:tc>
        <w:tc>
          <w:tcPr>
            <w:tcW w:w="5220" w:type="dxa"/>
            <w:tcPrChange w:id="467" w:author="Jansen, Adam (US)" w:date="2026-07-24T08:27:00Z" w16du:dateUtc="2026-07-24T13:27:00Z">
              <w:tcPr>
                <w:tcW w:w="5220" w:type="dxa"/>
                <w:gridSpan w:val="2"/>
              </w:tcPr>
            </w:tcPrChange>
          </w:tcPr>
          <w:p w14:paraId="47232AE5" w14:textId="580C86BE" w:rsidR="00994201" w:rsidRDefault="000F1055" w:rsidP="00994201">
            <w:pPr>
              <w:rPr>
                <w:ins w:id="468" w:author="Jansen, Adam (US)" w:date="2026-06-22T09:31:00Z" w16du:dateUtc="2026-06-22T14:31:00Z"/>
                <w:sz w:val="20"/>
                <w:szCs w:val="20"/>
              </w:rPr>
            </w:pPr>
            <w:ins w:id="469" w:author="Jansen, Adam (US)" w:date="2026-07-24T08:26:00Z" w16du:dateUtc="2026-07-24T13:26:00Z">
              <w:r>
                <w:rPr>
                  <w:sz w:val="20"/>
                  <w:szCs w:val="20"/>
                </w:rPr>
                <w:t>-</w:t>
              </w:r>
            </w:ins>
            <w:ins w:id="470" w:author="Jansen, Adam (US)" w:date="2026-06-22T09:45:00Z" w16du:dateUtc="2026-06-22T14:45:00Z">
              <w:r w:rsidR="00AB6503">
                <w:rPr>
                  <w:sz w:val="20"/>
                  <w:szCs w:val="20"/>
                </w:rPr>
                <w:t>EINVAL</w:t>
              </w:r>
            </w:ins>
          </w:p>
        </w:tc>
      </w:tr>
      <w:tr w:rsidR="00994201" w14:paraId="372F0061" w14:textId="77777777" w:rsidTr="000F1055">
        <w:trPr>
          <w:ins w:id="471" w:author="Jansen, Adam (US)" w:date="2026-06-22T09:31:00Z"/>
          <w:trPrChange w:id="472" w:author="Jansen, Adam (US)" w:date="2026-07-24T08:27:00Z" w16du:dateUtc="2026-07-24T13:27:00Z">
            <w:trPr>
              <w:gridAfter w:val="0"/>
            </w:trPr>
          </w:trPrChange>
        </w:trPr>
        <w:tc>
          <w:tcPr>
            <w:tcW w:w="3892" w:type="dxa"/>
            <w:tcPrChange w:id="473" w:author="Jansen, Adam (US)" w:date="2026-07-24T08:27:00Z" w16du:dateUtc="2026-07-24T13:27:00Z">
              <w:tcPr>
                <w:tcW w:w="3537" w:type="dxa"/>
              </w:tcPr>
            </w:tcPrChange>
          </w:tcPr>
          <w:p w14:paraId="45D4BD84" w14:textId="234BB5CD" w:rsidR="00994201" w:rsidRDefault="00994201" w:rsidP="00994201">
            <w:pPr>
              <w:rPr>
                <w:ins w:id="474" w:author="Jansen, Adam (US)" w:date="2026-06-22T09:31:00Z" w16du:dateUtc="2026-06-22T14:31:00Z"/>
                <w:sz w:val="20"/>
                <w:szCs w:val="20"/>
              </w:rPr>
            </w:pPr>
            <w:ins w:id="475" w:author="Jansen, Adam (US)" w:date="2026-06-22T09:32:00Z" w16du:dateUtc="2026-06-22T14:32:00Z">
              <w:r w:rsidRPr="00C35B59">
                <w:rPr>
                  <w:sz w:val="20"/>
                  <w:szCs w:val="20"/>
                </w:rPr>
                <w:t>ECP_RES_</w:t>
              </w:r>
              <w:r>
                <w:rPr>
                  <w:sz w:val="20"/>
                  <w:szCs w:val="20"/>
                </w:rPr>
                <w:t>NOT_ALLOWED</w:t>
              </w:r>
            </w:ins>
          </w:p>
        </w:tc>
        <w:tc>
          <w:tcPr>
            <w:tcW w:w="5220" w:type="dxa"/>
            <w:tcPrChange w:id="476" w:author="Jansen, Adam (US)" w:date="2026-07-24T08:27:00Z" w16du:dateUtc="2026-07-24T13:27:00Z">
              <w:tcPr>
                <w:tcW w:w="5220" w:type="dxa"/>
                <w:gridSpan w:val="2"/>
              </w:tcPr>
            </w:tcPrChange>
          </w:tcPr>
          <w:p w14:paraId="0D775CC7" w14:textId="1888826E" w:rsidR="00994201" w:rsidRDefault="000F1055" w:rsidP="00994201">
            <w:pPr>
              <w:rPr>
                <w:ins w:id="477" w:author="Jansen, Adam (US)" w:date="2026-06-22T09:31:00Z" w16du:dateUtc="2026-06-22T14:31:00Z"/>
                <w:sz w:val="20"/>
                <w:szCs w:val="20"/>
              </w:rPr>
            </w:pPr>
            <w:ins w:id="478" w:author="Jansen, Adam (US)" w:date="2026-07-24T08:26:00Z" w16du:dateUtc="2026-07-24T13:26:00Z">
              <w:r>
                <w:rPr>
                  <w:sz w:val="20"/>
                  <w:szCs w:val="20"/>
                </w:rPr>
                <w:t>-</w:t>
              </w:r>
            </w:ins>
            <w:ins w:id="479" w:author="Jansen, Adam (US)" w:date="2026-06-22T09:45:00Z" w16du:dateUtc="2026-06-22T14:45:00Z">
              <w:r w:rsidR="00AB6503">
                <w:rPr>
                  <w:sz w:val="20"/>
                  <w:szCs w:val="20"/>
                </w:rPr>
                <w:t>EPERM</w:t>
              </w:r>
            </w:ins>
          </w:p>
        </w:tc>
      </w:tr>
      <w:tr w:rsidR="000F1055" w14:paraId="4D668AB2" w14:textId="77777777" w:rsidTr="000F1055">
        <w:trPr>
          <w:ins w:id="480" w:author="Jansen, Adam (US)" w:date="2026-07-24T08:26:00Z" w16du:dateUtc="2026-07-24T13:26:00Z"/>
        </w:trPr>
        <w:tc>
          <w:tcPr>
            <w:tcW w:w="3892" w:type="dxa"/>
            <w:tcPrChange w:id="481" w:author="Jansen, Adam (US)" w:date="2026-07-24T08:27:00Z" w16du:dateUtc="2026-07-24T13:27:00Z">
              <w:tcPr>
                <w:tcW w:w="3740" w:type="dxa"/>
                <w:gridSpan w:val="2"/>
              </w:tcPr>
            </w:tcPrChange>
          </w:tcPr>
          <w:p w14:paraId="74E0EC88" w14:textId="16428B9A" w:rsidR="000F1055" w:rsidRPr="00C35B59" w:rsidRDefault="000F1055" w:rsidP="00994201">
            <w:pPr>
              <w:rPr>
                <w:ins w:id="482" w:author="Jansen, Adam (US)" w:date="2026-07-24T08:26:00Z" w16du:dateUtc="2026-07-24T13:26:00Z"/>
                <w:sz w:val="20"/>
                <w:szCs w:val="20"/>
              </w:rPr>
            </w:pPr>
            <w:ins w:id="483" w:author="Jansen, Adam (US)" w:date="2026-07-24T08:26:00Z" w16du:dateUtc="2026-07-24T13:26:00Z">
              <w:r>
                <w:rPr>
                  <w:sz w:val="20"/>
                  <w:szCs w:val="20"/>
                </w:rPr>
                <w:t>ECP_RES_UNSUPPORTED_CMD_VERSION</w:t>
              </w:r>
            </w:ins>
          </w:p>
        </w:tc>
        <w:tc>
          <w:tcPr>
            <w:tcW w:w="5220" w:type="dxa"/>
            <w:tcPrChange w:id="484" w:author="Jansen, Adam (US)" w:date="2026-07-24T08:27:00Z" w16du:dateUtc="2026-07-24T13:27:00Z">
              <w:tcPr>
                <w:tcW w:w="5220" w:type="dxa"/>
                <w:gridSpan w:val="2"/>
              </w:tcPr>
            </w:tcPrChange>
          </w:tcPr>
          <w:p w14:paraId="73DF0242" w14:textId="07390051" w:rsidR="000F1055" w:rsidRDefault="000F1055" w:rsidP="00994201">
            <w:pPr>
              <w:rPr>
                <w:ins w:id="485" w:author="Jansen, Adam (US)" w:date="2026-07-24T08:26:00Z" w16du:dateUtc="2026-07-24T13:26:00Z"/>
                <w:sz w:val="20"/>
                <w:szCs w:val="20"/>
              </w:rPr>
            </w:pPr>
            <w:ins w:id="486" w:author="Jansen, Adam (US)" w:date="2026-07-24T08:26:00Z" w16du:dateUtc="2026-07-24T13:26:00Z">
              <w:r>
                <w:rPr>
                  <w:sz w:val="20"/>
                  <w:szCs w:val="20"/>
                </w:rPr>
                <w:t>-EPROTO</w:t>
              </w:r>
            </w:ins>
          </w:p>
        </w:tc>
      </w:tr>
      <w:tr w:rsidR="00994201" w14:paraId="3092007C" w14:textId="77777777" w:rsidTr="000F1055">
        <w:trPr>
          <w:ins w:id="487" w:author="Jansen, Adam (US)" w:date="2026-06-22T09:31:00Z"/>
          <w:trPrChange w:id="488" w:author="Jansen, Adam (US)" w:date="2026-07-24T08:27:00Z" w16du:dateUtc="2026-07-24T13:27:00Z">
            <w:trPr>
              <w:gridAfter w:val="0"/>
            </w:trPr>
          </w:trPrChange>
        </w:trPr>
        <w:tc>
          <w:tcPr>
            <w:tcW w:w="3892" w:type="dxa"/>
            <w:tcPrChange w:id="489" w:author="Jansen, Adam (US)" w:date="2026-07-24T08:27:00Z" w16du:dateUtc="2026-07-24T13:27:00Z">
              <w:tcPr>
                <w:tcW w:w="3537" w:type="dxa"/>
              </w:tcPr>
            </w:tcPrChange>
          </w:tcPr>
          <w:p w14:paraId="0CCC7A3B" w14:textId="4E41155F" w:rsidR="00994201" w:rsidRDefault="00994201" w:rsidP="00994201">
            <w:pPr>
              <w:rPr>
                <w:ins w:id="490" w:author="Jansen, Adam (US)" w:date="2026-06-22T09:31:00Z" w16du:dateUtc="2026-06-22T14:31:00Z"/>
                <w:sz w:val="20"/>
                <w:szCs w:val="20"/>
              </w:rPr>
            </w:pPr>
            <w:ins w:id="491" w:author="Jansen, Adam (US)" w:date="2026-06-22T09:32:00Z" w16du:dateUtc="2026-06-22T14:32:00Z">
              <w:r w:rsidRPr="00C35B59">
                <w:rPr>
                  <w:sz w:val="20"/>
                  <w:szCs w:val="20"/>
                </w:rPr>
                <w:t>ECP_RES_</w:t>
              </w:r>
            </w:ins>
            <w:ins w:id="492" w:author="Jansen, Adam (US)" w:date="2026-06-22T10:17:00Z" w16du:dateUtc="2026-06-22T15:17:00Z">
              <w:r w:rsidR="00C86E8F">
                <w:rPr>
                  <w:sz w:val="20"/>
                  <w:szCs w:val="20"/>
                </w:rPr>
                <w:t>NOT_SUPPORTED</w:t>
              </w:r>
            </w:ins>
          </w:p>
        </w:tc>
        <w:tc>
          <w:tcPr>
            <w:tcW w:w="5220" w:type="dxa"/>
            <w:tcPrChange w:id="493" w:author="Jansen, Adam (US)" w:date="2026-07-24T08:27:00Z" w16du:dateUtc="2026-07-24T13:27:00Z">
              <w:tcPr>
                <w:tcW w:w="5220" w:type="dxa"/>
                <w:gridSpan w:val="2"/>
              </w:tcPr>
            </w:tcPrChange>
          </w:tcPr>
          <w:p w14:paraId="1B79F3FD" w14:textId="1107E564" w:rsidR="00994201" w:rsidRDefault="000F1055" w:rsidP="00994201">
            <w:pPr>
              <w:rPr>
                <w:ins w:id="494" w:author="Jansen, Adam (US)" w:date="2026-06-22T09:31:00Z" w16du:dateUtc="2026-06-22T14:31:00Z"/>
                <w:sz w:val="20"/>
                <w:szCs w:val="20"/>
              </w:rPr>
            </w:pPr>
            <w:ins w:id="495" w:author="Jansen, Adam (US)" w:date="2026-07-24T08:28:00Z" w16du:dateUtc="2026-07-24T13:28:00Z">
              <w:r>
                <w:rPr>
                  <w:sz w:val="20"/>
                  <w:szCs w:val="20"/>
                </w:rPr>
                <w:t>-</w:t>
              </w:r>
            </w:ins>
            <w:ins w:id="496" w:author="Jansen, Adam (US)" w:date="2026-06-22T10:17:00Z" w16du:dateUtc="2026-06-22T15:17:00Z">
              <w:r w:rsidR="00C86E8F">
                <w:rPr>
                  <w:sz w:val="20"/>
                  <w:szCs w:val="20"/>
                </w:rPr>
                <w:t>ENOTSUP</w:t>
              </w:r>
            </w:ins>
          </w:p>
        </w:tc>
      </w:tr>
      <w:tr w:rsidR="00994201" w14:paraId="35CF13E5" w14:textId="77777777" w:rsidTr="000F1055">
        <w:trPr>
          <w:ins w:id="497" w:author="Jansen, Adam (US)" w:date="2026-06-22T09:31:00Z"/>
          <w:trPrChange w:id="498" w:author="Jansen, Adam (US)" w:date="2026-07-24T08:27:00Z" w16du:dateUtc="2026-07-24T13:27:00Z">
            <w:trPr>
              <w:gridAfter w:val="0"/>
            </w:trPr>
          </w:trPrChange>
        </w:trPr>
        <w:tc>
          <w:tcPr>
            <w:tcW w:w="3892" w:type="dxa"/>
            <w:tcPrChange w:id="499" w:author="Jansen, Adam (US)" w:date="2026-07-24T08:27:00Z" w16du:dateUtc="2026-07-24T13:27:00Z">
              <w:tcPr>
                <w:tcW w:w="3537" w:type="dxa"/>
              </w:tcPr>
            </w:tcPrChange>
          </w:tcPr>
          <w:p w14:paraId="0C00129B" w14:textId="135E0745" w:rsidR="00994201" w:rsidRDefault="00994201" w:rsidP="00994201">
            <w:pPr>
              <w:rPr>
                <w:ins w:id="500" w:author="Jansen, Adam (US)" w:date="2026-06-22T09:31:00Z" w16du:dateUtc="2026-06-22T14:31:00Z"/>
                <w:sz w:val="20"/>
                <w:szCs w:val="20"/>
              </w:rPr>
            </w:pPr>
            <w:ins w:id="501" w:author="Jansen, Adam (US)" w:date="2026-06-22T09:32:00Z" w16du:dateUtc="2026-06-22T14:32:00Z">
              <w:r>
                <w:rPr>
                  <w:sz w:val="20"/>
                  <w:szCs w:val="20"/>
                </w:rPr>
                <w:t>ECP_RES_BUSY</w:t>
              </w:r>
            </w:ins>
          </w:p>
        </w:tc>
        <w:tc>
          <w:tcPr>
            <w:tcW w:w="5220" w:type="dxa"/>
            <w:tcPrChange w:id="502" w:author="Jansen, Adam (US)" w:date="2026-07-24T08:27:00Z" w16du:dateUtc="2026-07-24T13:27:00Z">
              <w:tcPr>
                <w:tcW w:w="5220" w:type="dxa"/>
                <w:gridSpan w:val="2"/>
              </w:tcPr>
            </w:tcPrChange>
          </w:tcPr>
          <w:p w14:paraId="79D68591" w14:textId="7900FA17" w:rsidR="00994201" w:rsidRDefault="000F1055" w:rsidP="00994201">
            <w:pPr>
              <w:rPr>
                <w:ins w:id="503" w:author="Jansen, Adam (US)" w:date="2026-06-22T09:31:00Z" w16du:dateUtc="2026-06-22T14:31:00Z"/>
                <w:sz w:val="20"/>
                <w:szCs w:val="20"/>
              </w:rPr>
            </w:pPr>
            <w:ins w:id="504" w:author="Jansen, Adam (US)" w:date="2026-07-24T08:29:00Z" w16du:dateUtc="2026-07-24T13:29:00Z">
              <w:r>
                <w:rPr>
                  <w:sz w:val="20"/>
                  <w:szCs w:val="20"/>
                </w:rPr>
                <w:t>-</w:t>
              </w:r>
            </w:ins>
            <w:ins w:id="505" w:author="Jansen, Adam (US)" w:date="2026-06-22T09:47:00Z" w16du:dateUtc="2026-06-22T14:47:00Z">
              <w:r w:rsidR="00AB6503">
                <w:rPr>
                  <w:sz w:val="20"/>
                  <w:szCs w:val="20"/>
                </w:rPr>
                <w:t>EBUSY</w:t>
              </w:r>
            </w:ins>
          </w:p>
        </w:tc>
      </w:tr>
      <w:tr w:rsidR="00994201" w14:paraId="2C972D47" w14:textId="77777777" w:rsidTr="000F1055">
        <w:trPr>
          <w:ins w:id="506" w:author="Jansen, Adam (US)" w:date="2026-06-22T09:31:00Z"/>
          <w:trPrChange w:id="507" w:author="Jansen, Adam (US)" w:date="2026-07-24T08:27:00Z" w16du:dateUtc="2026-07-24T13:27:00Z">
            <w:trPr>
              <w:gridAfter w:val="0"/>
            </w:trPr>
          </w:trPrChange>
        </w:trPr>
        <w:tc>
          <w:tcPr>
            <w:tcW w:w="3892" w:type="dxa"/>
            <w:tcPrChange w:id="508" w:author="Jansen, Adam (US)" w:date="2026-07-24T08:27:00Z" w16du:dateUtc="2026-07-24T13:27:00Z">
              <w:tcPr>
                <w:tcW w:w="3537" w:type="dxa"/>
              </w:tcPr>
            </w:tcPrChange>
          </w:tcPr>
          <w:p w14:paraId="4A7CFF93" w14:textId="19499A91" w:rsidR="00994201" w:rsidRDefault="00994201" w:rsidP="00994201">
            <w:pPr>
              <w:rPr>
                <w:ins w:id="509" w:author="Jansen, Adam (US)" w:date="2026-06-22T09:31:00Z" w16du:dateUtc="2026-06-22T14:31:00Z"/>
                <w:sz w:val="20"/>
                <w:szCs w:val="20"/>
              </w:rPr>
            </w:pPr>
            <w:ins w:id="510" w:author="Jansen, Adam (US)" w:date="2026-06-22T09:32:00Z" w16du:dateUtc="2026-06-22T14:32:00Z">
              <w:r w:rsidRPr="00C35B59">
                <w:rPr>
                  <w:sz w:val="20"/>
                  <w:szCs w:val="20"/>
                </w:rPr>
                <w:t>ECP_RES_TIMEOUT</w:t>
              </w:r>
            </w:ins>
          </w:p>
        </w:tc>
        <w:tc>
          <w:tcPr>
            <w:tcW w:w="5220" w:type="dxa"/>
            <w:tcPrChange w:id="511" w:author="Jansen, Adam (US)" w:date="2026-07-24T08:27:00Z" w16du:dateUtc="2026-07-24T13:27:00Z">
              <w:tcPr>
                <w:tcW w:w="5220" w:type="dxa"/>
                <w:gridSpan w:val="2"/>
              </w:tcPr>
            </w:tcPrChange>
          </w:tcPr>
          <w:p w14:paraId="38659879" w14:textId="38B8969C" w:rsidR="00994201" w:rsidRDefault="000F1055" w:rsidP="00994201">
            <w:pPr>
              <w:rPr>
                <w:ins w:id="512" w:author="Jansen, Adam (US)" w:date="2026-06-22T09:31:00Z" w16du:dateUtc="2026-06-22T14:31:00Z"/>
                <w:sz w:val="20"/>
                <w:szCs w:val="20"/>
              </w:rPr>
            </w:pPr>
            <w:ins w:id="513" w:author="Jansen, Adam (US)" w:date="2026-07-24T08:30:00Z" w16du:dateUtc="2026-07-24T13:30:00Z">
              <w:r>
                <w:rPr>
                  <w:sz w:val="20"/>
                  <w:szCs w:val="20"/>
                </w:rPr>
                <w:t>-</w:t>
              </w:r>
            </w:ins>
            <w:ins w:id="514" w:author="Jansen, Adam (US)" w:date="2026-06-22T09:47:00Z" w16du:dateUtc="2026-06-22T14:47:00Z">
              <w:r w:rsidR="00AB6503">
                <w:rPr>
                  <w:sz w:val="20"/>
                  <w:szCs w:val="20"/>
                </w:rPr>
                <w:t>ETIMEDOUT</w:t>
              </w:r>
            </w:ins>
          </w:p>
        </w:tc>
      </w:tr>
      <w:tr w:rsidR="00994201" w14:paraId="1C737B25" w14:textId="77777777" w:rsidTr="000F1055">
        <w:trPr>
          <w:ins w:id="515" w:author="Jansen, Adam (US)" w:date="2026-06-22T09:31:00Z"/>
          <w:trPrChange w:id="516" w:author="Jansen, Adam (US)" w:date="2026-07-24T08:27:00Z" w16du:dateUtc="2026-07-24T13:27:00Z">
            <w:trPr>
              <w:gridAfter w:val="0"/>
            </w:trPr>
          </w:trPrChange>
        </w:trPr>
        <w:tc>
          <w:tcPr>
            <w:tcW w:w="3892" w:type="dxa"/>
            <w:tcPrChange w:id="517" w:author="Jansen, Adam (US)" w:date="2026-07-24T08:27:00Z" w16du:dateUtc="2026-07-24T13:27:00Z">
              <w:tcPr>
                <w:tcW w:w="3537" w:type="dxa"/>
              </w:tcPr>
            </w:tcPrChange>
          </w:tcPr>
          <w:p w14:paraId="210FD78F" w14:textId="37BB5E81" w:rsidR="00994201" w:rsidRDefault="00994201" w:rsidP="00994201">
            <w:pPr>
              <w:rPr>
                <w:ins w:id="518" w:author="Jansen, Adam (US)" w:date="2026-06-22T09:31:00Z" w16du:dateUtc="2026-06-22T14:31:00Z"/>
                <w:sz w:val="20"/>
                <w:szCs w:val="20"/>
              </w:rPr>
            </w:pPr>
            <w:ins w:id="519" w:author="Jansen, Adam (US)" w:date="2026-06-22T09:32:00Z" w16du:dateUtc="2026-06-22T14:32:00Z">
              <w:r w:rsidRPr="00C35B59">
                <w:rPr>
                  <w:sz w:val="20"/>
                  <w:szCs w:val="20"/>
                </w:rPr>
                <w:t>ECP_RES_OVERFLOW</w:t>
              </w:r>
            </w:ins>
          </w:p>
        </w:tc>
        <w:tc>
          <w:tcPr>
            <w:tcW w:w="5220" w:type="dxa"/>
            <w:tcPrChange w:id="520" w:author="Jansen, Adam (US)" w:date="2026-07-24T08:27:00Z" w16du:dateUtc="2026-07-24T13:27:00Z">
              <w:tcPr>
                <w:tcW w:w="5220" w:type="dxa"/>
                <w:gridSpan w:val="2"/>
              </w:tcPr>
            </w:tcPrChange>
          </w:tcPr>
          <w:p w14:paraId="77CD5CF1" w14:textId="04E415A1" w:rsidR="00994201" w:rsidRDefault="000F1055" w:rsidP="00994201">
            <w:pPr>
              <w:rPr>
                <w:ins w:id="521" w:author="Jansen, Adam (US)" w:date="2026-06-22T09:31:00Z" w16du:dateUtc="2026-06-22T14:31:00Z"/>
                <w:sz w:val="20"/>
                <w:szCs w:val="20"/>
              </w:rPr>
            </w:pPr>
            <w:ins w:id="522" w:author="Jansen, Adam (US)" w:date="2026-07-24T08:30:00Z" w16du:dateUtc="2026-07-24T13:30:00Z">
              <w:r>
                <w:rPr>
                  <w:sz w:val="20"/>
                  <w:szCs w:val="20"/>
                </w:rPr>
                <w:t>-</w:t>
              </w:r>
            </w:ins>
            <w:ins w:id="523" w:author="Jansen, Adam (US)" w:date="2026-06-22T10:12:00Z" w16du:dateUtc="2026-06-22T15:12:00Z">
              <w:r w:rsidR="00C86E8F">
                <w:rPr>
                  <w:sz w:val="20"/>
                  <w:szCs w:val="20"/>
                </w:rPr>
                <w:t>E</w:t>
              </w:r>
            </w:ins>
            <w:ins w:id="524" w:author="Jansen, Adam (US)" w:date="2026-06-22T09:47:00Z" w16du:dateUtc="2026-06-22T14:47:00Z">
              <w:r w:rsidR="00AB6503">
                <w:rPr>
                  <w:sz w:val="20"/>
                  <w:szCs w:val="20"/>
                </w:rPr>
                <w:t>OVERFLOW</w:t>
              </w:r>
            </w:ins>
          </w:p>
        </w:tc>
      </w:tr>
      <w:tr w:rsidR="00994201" w14:paraId="7B305F4F" w14:textId="77777777" w:rsidTr="000F1055">
        <w:trPr>
          <w:ins w:id="525" w:author="Jansen, Adam (US)" w:date="2026-06-22T09:31:00Z"/>
          <w:trPrChange w:id="526" w:author="Jansen, Adam (US)" w:date="2026-07-24T08:27:00Z" w16du:dateUtc="2026-07-24T13:27:00Z">
            <w:trPr>
              <w:gridAfter w:val="0"/>
            </w:trPr>
          </w:trPrChange>
        </w:trPr>
        <w:tc>
          <w:tcPr>
            <w:tcW w:w="3892" w:type="dxa"/>
            <w:tcPrChange w:id="527" w:author="Jansen, Adam (US)" w:date="2026-07-24T08:27:00Z" w16du:dateUtc="2026-07-24T13:27:00Z">
              <w:tcPr>
                <w:tcW w:w="3537" w:type="dxa"/>
              </w:tcPr>
            </w:tcPrChange>
          </w:tcPr>
          <w:p w14:paraId="059B89BC" w14:textId="2A254CB0" w:rsidR="00994201" w:rsidRDefault="00994201" w:rsidP="00994201">
            <w:pPr>
              <w:rPr>
                <w:ins w:id="528" w:author="Jansen, Adam (US)" w:date="2026-06-22T09:31:00Z" w16du:dateUtc="2026-06-22T14:31:00Z"/>
                <w:sz w:val="20"/>
                <w:szCs w:val="20"/>
              </w:rPr>
            </w:pPr>
            <w:ins w:id="529" w:author="Jansen, Adam (US)" w:date="2026-06-22T09:32:00Z" w16du:dateUtc="2026-06-22T14:32:00Z">
              <w:r w:rsidRPr="00C35B59">
                <w:rPr>
                  <w:sz w:val="20"/>
                  <w:szCs w:val="20"/>
                </w:rPr>
                <w:t>ECP_RES_INVALID_HEADER</w:t>
              </w:r>
            </w:ins>
          </w:p>
        </w:tc>
        <w:tc>
          <w:tcPr>
            <w:tcW w:w="5220" w:type="dxa"/>
            <w:tcPrChange w:id="530" w:author="Jansen, Adam (US)" w:date="2026-07-24T08:27:00Z" w16du:dateUtc="2026-07-24T13:27:00Z">
              <w:tcPr>
                <w:tcW w:w="5220" w:type="dxa"/>
                <w:gridSpan w:val="2"/>
              </w:tcPr>
            </w:tcPrChange>
          </w:tcPr>
          <w:p w14:paraId="3AFF9CD5" w14:textId="60CB6FBB" w:rsidR="00994201" w:rsidRDefault="00FF0BC7" w:rsidP="00994201">
            <w:pPr>
              <w:rPr>
                <w:ins w:id="531" w:author="Jansen, Adam (US)" w:date="2026-06-22T09:31:00Z" w16du:dateUtc="2026-06-22T14:31:00Z"/>
                <w:sz w:val="20"/>
                <w:szCs w:val="20"/>
              </w:rPr>
            </w:pPr>
            <w:ins w:id="532" w:author="Jansen, Adam (US)" w:date="2026-07-24T08:41:00Z" w16du:dateUtc="2026-07-24T13:41:00Z">
              <w:r>
                <w:rPr>
                  <w:sz w:val="20"/>
                  <w:szCs w:val="20"/>
                </w:rPr>
                <w:t>-EIO</w:t>
              </w:r>
            </w:ins>
          </w:p>
        </w:tc>
      </w:tr>
      <w:tr w:rsidR="00994201" w14:paraId="718B9E44" w14:textId="77777777" w:rsidTr="000F1055">
        <w:trPr>
          <w:ins w:id="533" w:author="Jansen, Adam (US)" w:date="2026-06-22T09:31:00Z"/>
          <w:trPrChange w:id="534" w:author="Jansen, Adam (US)" w:date="2026-07-24T08:27:00Z" w16du:dateUtc="2026-07-24T13:27:00Z">
            <w:trPr>
              <w:gridAfter w:val="0"/>
            </w:trPr>
          </w:trPrChange>
        </w:trPr>
        <w:tc>
          <w:tcPr>
            <w:tcW w:w="3892" w:type="dxa"/>
            <w:tcPrChange w:id="535" w:author="Jansen, Adam (US)" w:date="2026-07-24T08:27:00Z" w16du:dateUtc="2026-07-24T13:27:00Z">
              <w:tcPr>
                <w:tcW w:w="3537" w:type="dxa"/>
              </w:tcPr>
            </w:tcPrChange>
          </w:tcPr>
          <w:p w14:paraId="6F7EEE0C" w14:textId="73FBBCE6" w:rsidR="00994201" w:rsidRDefault="00994201" w:rsidP="00994201">
            <w:pPr>
              <w:rPr>
                <w:ins w:id="536" w:author="Jansen, Adam (US)" w:date="2026-06-22T09:31:00Z" w16du:dateUtc="2026-06-22T14:31:00Z"/>
                <w:sz w:val="20"/>
                <w:szCs w:val="20"/>
              </w:rPr>
            </w:pPr>
            <w:ins w:id="537" w:author="Jansen, Adam (US)" w:date="2026-06-22T09:32:00Z" w16du:dateUtc="2026-06-22T14:32:00Z">
              <w:r w:rsidRPr="00C35B59">
                <w:rPr>
                  <w:sz w:val="20"/>
                  <w:szCs w:val="20"/>
                </w:rPr>
                <w:t>ECP_RES_REQUEST_TRUNCATED</w:t>
              </w:r>
            </w:ins>
          </w:p>
        </w:tc>
        <w:tc>
          <w:tcPr>
            <w:tcW w:w="5220" w:type="dxa"/>
            <w:tcPrChange w:id="538" w:author="Jansen, Adam (US)" w:date="2026-07-24T08:27:00Z" w16du:dateUtc="2026-07-24T13:27:00Z">
              <w:tcPr>
                <w:tcW w:w="5220" w:type="dxa"/>
                <w:gridSpan w:val="2"/>
              </w:tcPr>
            </w:tcPrChange>
          </w:tcPr>
          <w:p w14:paraId="737F311A" w14:textId="533F4B72" w:rsidR="00994201" w:rsidRDefault="00FF0BC7" w:rsidP="00994201">
            <w:pPr>
              <w:rPr>
                <w:ins w:id="539" w:author="Jansen, Adam (US)" w:date="2026-06-22T09:31:00Z" w16du:dateUtc="2026-06-22T14:31:00Z"/>
                <w:sz w:val="20"/>
                <w:szCs w:val="20"/>
              </w:rPr>
            </w:pPr>
            <w:ins w:id="540" w:author="Jansen, Adam (US)" w:date="2026-07-24T08:39:00Z" w16du:dateUtc="2026-07-24T13:39:00Z">
              <w:r>
                <w:rPr>
                  <w:sz w:val="20"/>
                  <w:szCs w:val="20"/>
                </w:rPr>
                <w:t>-EPROTO</w:t>
              </w:r>
            </w:ins>
          </w:p>
        </w:tc>
      </w:tr>
      <w:tr w:rsidR="00994201" w14:paraId="26AFD819" w14:textId="77777777" w:rsidTr="000F1055">
        <w:trPr>
          <w:ins w:id="541" w:author="Jansen, Adam (US)" w:date="2026-06-22T09:31:00Z"/>
          <w:trPrChange w:id="542" w:author="Jansen, Adam (US)" w:date="2026-07-24T08:27:00Z" w16du:dateUtc="2026-07-24T13:27:00Z">
            <w:trPr>
              <w:gridAfter w:val="0"/>
            </w:trPr>
          </w:trPrChange>
        </w:trPr>
        <w:tc>
          <w:tcPr>
            <w:tcW w:w="3892" w:type="dxa"/>
            <w:tcPrChange w:id="543" w:author="Jansen, Adam (US)" w:date="2026-07-24T08:27:00Z" w16du:dateUtc="2026-07-24T13:27:00Z">
              <w:tcPr>
                <w:tcW w:w="3537" w:type="dxa"/>
              </w:tcPr>
            </w:tcPrChange>
          </w:tcPr>
          <w:p w14:paraId="7C74BCE4" w14:textId="1B8AAFE7" w:rsidR="00994201" w:rsidRDefault="00994201" w:rsidP="00994201">
            <w:pPr>
              <w:rPr>
                <w:ins w:id="544" w:author="Jansen, Adam (US)" w:date="2026-06-22T09:31:00Z" w16du:dateUtc="2026-06-22T14:31:00Z"/>
                <w:sz w:val="20"/>
                <w:szCs w:val="20"/>
              </w:rPr>
            </w:pPr>
            <w:ins w:id="545" w:author="Jansen, Adam (US)" w:date="2026-06-22T09:32:00Z" w16du:dateUtc="2026-06-22T14:32:00Z">
              <w:r>
                <w:rPr>
                  <w:sz w:val="20"/>
                  <w:szCs w:val="20"/>
                </w:rPr>
                <w:t>ECP_RES_RESPONSE_TOO_BIG</w:t>
              </w:r>
            </w:ins>
          </w:p>
        </w:tc>
        <w:tc>
          <w:tcPr>
            <w:tcW w:w="5220" w:type="dxa"/>
            <w:tcPrChange w:id="546" w:author="Jansen, Adam (US)" w:date="2026-07-24T08:27:00Z" w16du:dateUtc="2026-07-24T13:27:00Z">
              <w:tcPr>
                <w:tcW w:w="5220" w:type="dxa"/>
                <w:gridSpan w:val="2"/>
              </w:tcPr>
            </w:tcPrChange>
          </w:tcPr>
          <w:p w14:paraId="257F7B74" w14:textId="6B7243A2" w:rsidR="00994201" w:rsidRDefault="00FF0BC7" w:rsidP="00994201">
            <w:pPr>
              <w:rPr>
                <w:ins w:id="547" w:author="Jansen, Adam (US)" w:date="2026-06-22T09:31:00Z" w16du:dateUtc="2026-06-22T14:31:00Z"/>
                <w:sz w:val="20"/>
                <w:szCs w:val="20"/>
              </w:rPr>
            </w:pPr>
            <w:ins w:id="548" w:author="Jansen, Adam (US)" w:date="2026-07-24T08:41:00Z" w16du:dateUtc="2026-07-24T13:41:00Z">
              <w:r>
                <w:rPr>
                  <w:sz w:val="20"/>
                  <w:szCs w:val="20"/>
                </w:rPr>
                <w:t>-</w:t>
              </w:r>
            </w:ins>
            <w:ins w:id="549" w:author="Jansen, Adam (US)" w:date="2026-06-22T10:13:00Z" w16du:dateUtc="2026-06-22T15:13:00Z">
              <w:r w:rsidR="00C86E8F">
                <w:rPr>
                  <w:sz w:val="20"/>
                  <w:szCs w:val="20"/>
                </w:rPr>
                <w:t>E2BIG</w:t>
              </w:r>
            </w:ins>
          </w:p>
        </w:tc>
      </w:tr>
      <w:tr w:rsidR="00994201" w14:paraId="5C0A21A1" w14:textId="77777777" w:rsidTr="000F1055">
        <w:trPr>
          <w:ins w:id="550" w:author="Jansen, Adam (US)" w:date="2026-06-22T09:31:00Z"/>
          <w:trPrChange w:id="551" w:author="Jansen, Adam (US)" w:date="2026-07-24T08:27:00Z" w16du:dateUtc="2026-07-24T13:27:00Z">
            <w:trPr>
              <w:gridAfter w:val="0"/>
            </w:trPr>
          </w:trPrChange>
        </w:trPr>
        <w:tc>
          <w:tcPr>
            <w:tcW w:w="3892" w:type="dxa"/>
            <w:tcPrChange w:id="552" w:author="Jansen, Adam (US)" w:date="2026-07-24T08:27:00Z" w16du:dateUtc="2026-07-24T13:27:00Z">
              <w:tcPr>
                <w:tcW w:w="3537" w:type="dxa"/>
              </w:tcPr>
            </w:tcPrChange>
          </w:tcPr>
          <w:p w14:paraId="41641E80" w14:textId="328AFD92" w:rsidR="00994201" w:rsidRDefault="00994201" w:rsidP="00994201">
            <w:pPr>
              <w:rPr>
                <w:ins w:id="553" w:author="Jansen, Adam (US)" w:date="2026-06-22T09:31:00Z" w16du:dateUtc="2026-06-22T14:31:00Z"/>
                <w:sz w:val="20"/>
                <w:szCs w:val="20"/>
              </w:rPr>
            </w:pPr>
            <w:ins w:id="554" w:author="Jansen, Adam (US)" w:date="2026-06-22T09:32:00Z" w16du:dateUtc="2026-06-22T14:32:00Z">
              <w:r w:rsidRPr="00C35B59">
                <w:rPr>
                  <w:sz w:val="20"/>
                  <w:szCs w:val="20"/>
                </w:rPr>
                <w:t>ECP_RES_BUS_ERROR</w:t>
              </w:r>
            </w:ins>
          </w:p>
        </w:tc>
        <w:tc>
          <w:tcPr>
            <w:tcW w:w="5220" w:type="dxa"/>
            <w:tcPrChange w:id="555" w:author="Jansen, Adam (US)" w:date="2026-07-24T08:27:00Z" w16du:dateUtc="2026-07-24T13:27:00Z">
              <w:tcPr>
                <w:tcW w:w="5220" w:type="dxa"/>
                <w:gridSpan w:val="2"/>
              </w:tcPr>
            </w:tcPrChange>
          </w:tcPr>
          <w:p w14:paraId="38F2F768" w14:textId="125DF0CE" w:rsidR="00994201" w:rsidRDefault="00FF0BC7" w:rsidP="00994201">
            <w:pPr>
              <w:rPr>
                <w:ins w:id="556" w:author="Jansen, Adam (US)" w:date="2026-06-22T09:31:00Z" w16du:dateUtc="2026-06-22T14:31:00Z"/>
                <w:sz w:val="20"/>
                <w:szCs w:val="20"/>
              </w:rPr>
            </w:pPr>
            <w:ins w:id="557" w:author="Jansen, Adam (US)" w:date="2026-07-24T08:41:00Z" w16du:dateUtc="2026-07-24T13:41:00Z">
              <w:r>
                <w:rPr>
                  <w:sz w:val="20"/>
                  <w:szCs w:val="20"/>
                </w:rPr>
                <w:t>-</w:t>
              </w:r>
            </w:ins>
            <w:ins w:id="558" w:author="Jansen, Adam (US)" w:date="2026-06-22T10:07:00Z" w16du:dateUtc="2026-06-22T15:07:00Z">
              <w:r w:rsidR="006B5806">
                <w:rPr>
                  <w:sz w:val="20"/>
                  <w:szCs w:val="20"/>
                </w:rPr>
                <w:t>EFAULT</w:t>
              </w:r>
            </w:ins>
          </w:p>
        </w:tc>
      </w:tr>
      <w:tr w:rsidR="00994201" w14:paraId="0B23E28E" w14:textId="77777777" w:rsidTr="000F1055">
        <w:trPr>
          <w:ins w:id="559" w:author="Jansen, Adam (US)" w:date="2026-06-22T09:31:00Z"/>
          <w:trPrChange w:id="560" w:author="Jansen, Adam (US)" w:date="2026-07-24T08:27:00Z" w16du:dateUtc="2026-07-24T13:27:00Z">
            <w:trPr>
              <w:gridAfter w:val="0"/>
            </w:trPr>
          </w:trPrChange>
        </w:trPr>
        <w:tc>
          <w:tcPr>
            <w:tcW w:w="3892" w:type="dxa"/>
            <w:tcPrChange w:id="561" w:author="Jansen, Adam (US)" w:date="2026-07-24T08:27:00Z" w16du:dateUtc="2026-07-24T13:27:00Z">
              <w:tcPr>
                <w:tcW w:w="3537" w:type="dxa"/>
              </w:tcPr>
            </w:tcPrChange>
          </w:tcPr>
          <w:p w14:paraId="12534F3E" w14:textId="2C466C70" w:rsidR="00994201" w:rsidRPr="00144687" w:rsidRDefault="00994201" w:rsidP="00994201">
            <w:pPr>
              <w:rPr>
                <w:ins w:id="562" w:author="Jansen, Adam (US)" w:date="2026-06-22T09:31:00Z" w16du:dateUtc="2026-06-22T14:31:00Z"/>
                <w:strike/>
                <w:sz w:val="20"/>
                <w:szCs w:val="20"/>
              </w:rPr>
            </w:pPr>
            <w:ins w:id="563" w:author="Jansen, Adam (US)" w:date="2026-06-22T09:32:00Z" w16du:dateUtc="2026-06-22T14:32:00Z">
              <w:r w:rsidRPr="00C35B59">
                <w:rPr>
                  <w:sz w:val="20"/>
                  <w:szCs w:val="20"/>
                </w:rPr>
                <w:t>ECP_RES_INVALID_HEADER_CRC</w:t>
              </w:r>
            </w:ins>
          </w:p>
        </w:tc>
        <w:tc>
          <w:tcPr>
            <w:tcW w:w="5220" w:type="dxa"/>
            <w:tcPrChange w:id="564" w:author="Jansen, Adam (US)" w:date="2026-07-24T08:27:00Z" w16du:dateUtc="2026-07-24T13:27:00Z">
              <w:tcPr>
                <w:tcW w:w="5220" w:type="dxa"/>
                <w:gridSpan w:val="2"/>
              </w:tcPr>
            </w:tcPrChange>
          </w:tcPr>
          <w:p w14:paraId="2113AEC1" w14:textId="5B7D575B" w:rsidR="00994201" w:rsidRDefault="00FF0BC7" w:rsidP="00994201">
            <w:pPr>
              <w:rPr>
                <w:ins w:id="565" w:author="Jansen, Adam (US)" w:date="2026-06-22T09:31:00Z" w16du:dateUtc="2026-06-22T14:31:00Z"/>
                <w:sz w:val="20"/>
                <w:szCs w:val="20"/>
              </w:rPr>
            </w:pPr>
            <w:ins w:id="566" w:author="Jansen, Adam (US)" w:date="2026-07-24T08:41:00Z" w16du:dateUtc="2026-07-24T13:41:00Z">
              <w:r>
                <w:rPr>
                  <w:sz w:val="20"/>
                  <w:szCs w:val="20"/>
                </w:rPr>
                <w:t>-EIO</w:t>
              </w:r>
            </w:ins>
          </w:p>
        </w:tc>
      </w:tr>
      <w:tr w:rsidR="00994201" w14:paraId="449CBA8E" w14:textId="77777777" w:rsidTr="000F1055">
        <w:trPr>
          <w:ins w:id="567" w:author="Jansen, Adam (US)" w:date="2026-06-22T09:31:00Z"/>
          <w:trPrChange w:id="568" w:author="Jansen, Adam (US)" w:date="2026-07-24T08:27:00Z" w16du:dateUtc="2026-07-24T13:27:00Z">
            <w:trPr>
              <w:gridAfter w:val="0"/>
            </w:trPr>
          </w:trPrChange>
        </w:trPr>
        <w:tc>
          <w:tcPr>
            <w:tcW w:w="3892" w:type="dxa"/>
            <w:tcPrChange w:id="569" w:author="Jansen, Adam (US)" w:date="2026-07-24T08:27:00Z" w16du:dateUtc="2026-07-24T13:27:00Z">
              <w:tcPr>
                <w:tcW w:w="3537" w:type="dxa"/>
              </w:tcPr>
            </w:tcPrChange>
          </w:tcPr>
          <w:p w14:paraId="5DE64A84" w14:textId="24BADDB4" w:rsidR="00994201" w:rsidRDefault="00994201" w:rsidP="00994201">
            <w:pPr>
              <w:rPr>
                <w:ins w:id="570" w:author="Jansen, Adam (US)" w:date="2026-06-22T09:31:00Z" w16du:dateUtc="2026-06-22T14:31:00Z"/>
                <w:sz w:val="20"/>
                <w:szCs w:val="20"/>
              </w:rPr>
            </w:pPr>
            <w:ins w:id="571" w:author="Jansen, Adam (US)" w:date="2026-06-22T09:32:00Z" w16du:dateUtc="2026-06-22T14:32:00Z">
              <w:r w:rsidRPr="00C35B59">
                <w:rPr>
                  <w:sz w:val="20"/>
                  <w:szCs w:val="20"/>
                </w:rPr>
                <w:t>ECP_RES_INVALID_DATA_CRC</w:t>
              </w:r>
            </w:ins>
          </w:p>
        </w:tc>
        <w:tc>
          <w:tcPr>
            <w:tcW w:w="5220" w:type="dxa"/>
            <w:tcPrChange w:id="572" w:author="Jansen, Adam (US)" w:date="2026-07-24T08:27:00Z" w16du:dateUtc="2026-07-24T13:27:00Z">
              <w:tcPr>
                <w:tcW w:w="5220" w:type="dxa"/>
                <w:gridSpan w:val="2"/>
              </w:tcPr>
            </w:tcPrChange>
          </w:tcPr>
          <w:p w14:paraId="66C592C7" w14:textId="3F69E79A" w:rsidR="00994201" w:rsidRDefault="00FF0BC7" w:rsidP="00994201">
            <w:pPr>
              <w:rPr>
                <w:ins w:id="573" w:author="Jansen, Adam (US)" w:date="2026-06-22T09:31:00Z" w16du:dateUtc="2026-06-22T14:31:00Z"/>
                <w:sz w:val="20"/>
                <w:szCs w:val="20"/>
              </w:rPr>
            </w:pPr>
            <w:ins w:id="574" w:author="Jansen, Adam (US)" w:date="2026-07-24T08:41:00Z" w16du:dateUtc="2026-07-24T13:41:00Z">
              <w:r>
                <w:rPr>
                  <w:sz w:val="20"/>
                  <w:szCs w:val="20"/>
                </w:rPr>
                <w:t>-EIO</w:t>
              </w:r>
            </w:ins>
          </w:p>
        </w:tc>
      </w:tr>
      <w:tr w:rsidR="00994201" w14:paraId="3DDE513A" w14:textId="77777777" w:rsidTr="000F1055">
        <w:trPr>
          <w:ins w:id="575" w:author="Jansen, Adam (US)" w:date="2026-06-22T09:31:00Z"/>
          <w:trPrChange w:id="576" w:author="Jansen, Adam (US)" w:date="2026-07-24T08:27:00Z" w16du:dateUtc="2026-07-24T13:27:00Z">
            <w:trPr>
              <w:gridAfter w:val="0"/>
            </w:trPr>
          </w:trPrChange>
        </w:trPr>
        <w:tc>
          <w:tcPr>
            <w:tcW w:w="3892" w:type="dxa"/>
            <w:tcPrChange w:id="577" w:author="Jansen, Adam (US)" w:date="2026-07-24T08:27:00Z" w16du:dateUtc="2026-07-24T13:27:00Z">
              <w:tcPr>
                <w:tcW w:w="3537" w:type="dxa"/>
              </w:tcPr>
            </w:tcPrChange>
          </w:tcPr>
          <w:p w14:paraId="5EEF0F1E" w14:textId="2FD81424" w:rsidR="00994201" w:rsidRDefault="00994201" w:rsidP="00994201">
            <w:pPr>
              <w:rPr>
                <w:ins w:id="578" w:author="Jansen, Adam (US)" w:date="2026-06-22T09:31:00Z" w16du:dateUtc="2026-06-22T14:31:00Z"/>
                <w:sz w:val="20"/>
                <w:szCs w:val="20"/>
              </w:rPr>
            </w:pPr>
            <w:ins w:id="579" w:author="Jansen, Adam (US)" w:date="2026-06-22T09:32:00Z" w16du:dateUtc="2026-06-22T14:32:00Z">
              <w:r w:rsidRPr="00C35B59">
                <w:rPr>
                  <w:sz w:val="20"/>
                  <w:szCs w:val="20"/>
                </w:rPr>
                <w:t>ECP_RES_DUP_UNAVAILABLE</w:t>
              </w:r>
            </w:ins>
          </w:p>
        </w:tc>
        <w:tc>
          <w:tcPr>
            <w:tcW w:w="5220" w:type="dxa"/>
            <w:tcPrChange w:id="580" w:author="Jansen, Adam (US)" w:date="2026-07-24T08:27:00Z" w16du:dateUtc="2026-07-24T13:27:00Z">
              <w:tcPr>
                <w:tcW w:w="5220" w:type="dxa"/>
                <w:gridSpan w:val="2"/>
              </w:tcPr>
            </w:tcPrChange>
          </w:tcPr>
          <w:p w14:paraId="1423D63B" w14:textId="06CBC480" w:rsidR="00994201" w:rsidRDefault="00FF0BC7" w:rsidP="00994201">
            <w:pPr>
              <w:rPr>
                <w:ins w:id="581" w:author="Jansen, Adam (US)" w:date="2026-06-22T09:31:00Z" w16du:dateUtc="2026-06-22T14:31:00Z"/>
                <w:sz w:val="20"/>
                <w:szCs w:val="20"/>
              </w:rPr>
            </w:pPr>
            <w:ins w:id="582" w:author="Jansen, Adam (US)" w:date="2026-07-24T08:41:00Z" w16du:dateUtc="2026-07-24T13:41:00Z">
              <w:r>
                <w:rPr>
                  <w:sz w:val="20"/>
                  <w:szCs w:val="20"/>
                </w:rPr>
                <w:t>-</w:t>
              </w:r>
            </w:ins>
            <w:ins w:id="583" w:author="Jansen, Adam (US)" w:date="2026-06-22T10:21:00Z" w16du:dateUtc="2026-06-22T15:21:00Z">
              <w:r w:rsidR="007E17ED">
                <w:rPr>
                  <w:sz w:val="20"/>
                  <w:szCs w:val="20"/>
                </w:rPr>
                <w:t>ENO</w:t>
              </w:r>
            </w:ins>
            <w:ins w:id="584" w:author="Jansen, Adam (US)" w:date="2026-06-23T12:22:00Z" w16du:dateUtc="2026-06-23T17:22:00Z">
              <w:r w:rsidR="007A2A07">
                <w:rPr>
                  <w:sz w:val="20"/>
                  <w:szCs w:val="20"/>
                </w:rPr>
                <w:t>MSG</w:t>
              </w:r>
            </w:ins>
          </w:p>
        </w:tc>
      </w:tr>
      <w:tr w:rsidR="00994201" w14:paraId="5B80F5E1" w14:textId="77777777" w:rsidTr="000F1055">
        <w:trPr>
          <w:ins w:id="585" w:author="Jansen, Adam (US)" w:date="2026-06-22T09:31:00Z"/>
          <w:trPrChange w:id="586" w:author="Jansen, Adam (US)" w:date="2026-07-24T08:27:00Z" w16du:dateUtc="2026-07-24T13:27:00Z">
            <w:trPr>
              <w:gridAfter w:val="0"/>
            </w:trPr>
          </w:trPrChange>
        </w:trPr>
        <w:tc>
          <w:tcPr>
            <w:tcW w:w="3892" w:type="dxa"/>
            <w:tcPrChange w:id="587" w:author="Jansen, Adam (US)" w:date="2026-07-24T08:27:00Z" w16du:dateUtc="2026-07-24T13:27:00Z">
              <w:tcPr>
                <w:tcW w:w="3537" w:type="dxa"/>
              </w:tcPr>
            </w:tcPrChange>
          </w:tcPr>
          <w:p w14:paraId="488EBAAE" w14:textId="0F896313" w:rsidR="00994201" w:rsidRDefault="00994201" w:rsidP="00994201">
            <w:pPr>
              <w:rPr>
                <w:ins w:id="588" w:author="Jansen, Adam (US)" w:date="2026-06-22T09:31:00Z" w16du:dateUtc="2026-06-22T14:31:00Z"/>
                <w:sz w:val="20"/>
                <w:szCs w:val="20"/>
              </w:rPr>
            </w:pPr>
            <w:ins w:id="589" w:author="Jansen, Adam (US)" w:date="2026-06-22T09:32:00Z" w16du:dateUtc="2026-06-22T14:32:00Z">
              <w:r>
                <w:rPr>
                  <w:sz w:val="20"/>
                  <w:szCs w:val="20"/>
                </w:rPr>
                <w:t>ECP_RES_STOPPED</w:t>
              </w:r>
            </w:ins>
          </w:p>
        </w:tc>
        <w:tc>
          <w:tcPr>
            <w:tcW w:w="5220" w:type="dxa"/>
            <w:tcPrChange w:id="590" w:author="Jansen, Adam (US)" w:date="2026-07-24T08:27:00Z" w16du:dateUtc="2026-07-24T13:27:00Z">
              <w:tcPr>
                <w:tcW w:w="5220" w:type="dxa"/>
                <w:gridSpan w:val="2"/>
              </w:tcPr>
            </w:tcPrChange>
          </w:tcPr>
          <w:p w14:paraId="269C76A9" w14:textId="2D1EDD71" w:rsidR="00994201" w:rsidRDefault="00FF0BC7" w:rsidP="00994201">
            <w:pPr>
              <w:rPr>
                <w:ins w:id="591" w:author="Jansen, Adam (US)" w:date="2026-06-22T09:31:00Z" w16du:dateUtc="2026-06-22T14:31:00Z"/>
                <w:sz w:val="20"/>
                <w:szCs w:val="20"/>
              </w:rPr>
            </w:pPr>
            <w:ins w:id="592" w:author="Jansen, Adam (US)" w:date="2026-07-24T08:42:00Z" w16du:dateUtc="2026-07-24T13:42:00Z">
              <w:r>
                <w:rPr>
                  <w:sz w:val="20"/>
                  <w:szCs w:val="20"/>
                </w:rPr>
                <w:t>-EHOSTDOWN</w:t>
              </w:r>
            </w:ins>
          </w:p>
        </w:tc>
      </w:tr>
      <w:tr w:rsidR="00994201" w14:paraId="681DA0C6" w14:textId="77777777" w:rsidTr="000F1055">
        <w:trPr>
          <w:ins w:id="593" w:author="Jansen, Adam (US)" w:date="2026-06-22T09:31:00Z"/>
          <w:trPrChange w:id="594" w:author="Jansen, Adam (US)" w:date="2026-07-24T08:27:00Z" w16du:dateUtc="2026-07-24T13:27:00Z">
            <w:trPr>
              <w:gridAfter w:val="0"/>
            </w:trPr>
          </w:trPrChange>
        </w:trPr>
        <w:tc>
          <w:tcPr>
            <w:tcW w:w="3892" w:type="dxa"/>
            <w:tcPrChange w:id="595" w:author="Jansen, Adam (US)" w:date="2026-07-24T08:27:00Z" w16du:dateUtc="2026-07-24T13:27:00Z">
              <w:tcPr>
                <w:tcW w:w="3537" w:type="dxa"/>
              </w:tcPr>
            </w:tcPrChange>
          </w:tcPr>
          <w:p w14:paraId="149FF516" w14:textId="3FE30ADB" w:rsidR="00994201" w:rsidRDefault="00994201" w:rsidP="00994201">
            <w:pPr>
              <w:rPr>
                <w:ins w:id="596" w:author="Jansen, Adam (US)" w:date="2026-06-22T09:31:00Z" w16du:dateUtc="2026-06-22T14:31:00Z"/>
                <w:sz w:val="20"/>
                <w:szCs w:val="20"/>
              </w:rPr>
            </w:pPr>
            <w:ins w:id="597" w:author="Jansen, Adam (US)" w:date="2026-06-22T09:32:00Z" w16du:dateUtc="2026-06-22T14:32:00Z">
              <w:r w:rsidRPr="00C35B59">
                <w:rPr>
                  <w:sz w:val="20"/>
                  <w:szCs w:val="20"/>
                </w:rPr>
                <w:t>ECP_RES_IN_PROGRESS</w:t>
              </w:r>
            </w:ins>
          </w:p>
        </w:tc>
        <w:tc>
          <w:tcPr>
            <w:tcW w:w="5220" w:type="dxa"/>
            <w:tcPrChange w:id="598" w:author="Jansen, Adam (US)" w:date="2026-07-24T08:27:00Z" w16du:dateUtc="2026-07-24T13:27:00Z">
              <w:tcPr>
                <w:tcW w:w="5220" w:type="dxa"/>
                <w:gridSpan w:val="2"/>
              </w:tcPr>
            </w:tcPrChange>
          </w:tcPr>
          <w:p w14:paraId="578A1A3E" w14:textId="2F6F2279" w:rsidR="00994201" w:rsidRDefault="000F1055" w:rsidP="00994201">
            <w:pPr>
              <w:rPr>
                <w:ins w:id="599" w:author="Jansen, Adam (US)" w:date="2026-06-22T09:31:00Z" w16du:dateUtc="2026-06-22T14:31:00Z"/>
                <w:sz w:val="20"/>
                <w:szCs w:val="20"/>
              </w:rPr>
            </w:pPr>
            <w:ins w:id="600" w:author="Jansen, Adam (US)" w:date="2026-07-24T08:31:00Z" w16du:dateUtc="2026-07-24T13:31:00Z">
              <w:r>
                <w:rPr>
                  <w:sz w:val="20"/>
                  <w:szCs w:val="20"/>
                </w:rPr>
                <w:t>-</w:t>
              </w:r>
            </w:ins>
            <w:ins w:id="601" w:author="Jansen, Adam (US)" w:date="2026-06-22T10:01:00Z" w16du:dateUtc="2026-06-22T15:01:00Z">
              <w:r w:rsidR="006B5806">
                <w:rPr>
                  <w:sz w:val="20"/>
                  <w:szCs w:val="20"/>
                </w:rPr>
                <w:t>EINPROGRESS</w:t>
              </w:r>
            </w:ins>
          </w:p>
        </w:tc>
      </w:tr>
      <w:tr w:rsidR="00994201" w14:paraId="53706BEA" w14:textId="77777777" w:rsidTr="000F1055">
        <w:trPr>
          <w:ins w:id="602" w:author="Jansen, Adam (US)" w:date="2026-06-22T09:31:00Z"/>
          <w:trPrChange w:id="603" w:author="Jansen, Adam (US)" w:date="2026-07-24T08:27:00Z" w16du:dateUtc="2026-07-24T13:27:00Z">
            <w:trPr>
              <w:gridAfter w:val="0"/>
            </w:trPr>
          </w:trPrChange>
        </w:trPr>
        <w:tc>
          <w:tcPr>
            <w:tcW w:w="3892" w:type="dxa"/>
            <w:tcPrChange w:id="604" w:author="Jansen, Adam (US)" w:date="2026-07-24T08:27:00Z" w16du:dateUtc="2026-07-24T13:27:00Z">
              <w:tcPr>
                <w:tcW w:w="3537" w:type="dxa"/>
              </w:tcPr>
            </w:tcPrChange>
          </w:tcPr>
          <w:p w14:paraId="4DB0C3B2" w14:textId="04243C05" w:rsidR="00994201" w:rsidRDefault="00994201" w:rsidP="00994201">
            <w:pPr>
              <w:rPr>
                <w:ins w:id="605" w:author="Jansen, Adam (US)" w:date="2026-06-22T09:31:00Z" w16du:dateUtc="2026-06-22T14:31:00Z"/>
                <w:sz w:val="20"/>
                <w:szCs w:val="20"/>
              </w:rPr>
            </w:pPr>
            <w:ins w:id="606" w:author="Jansen, Adam (US)" w:date="2026-06-22T09:32:00Z" w16du:dateUtc="2026-06-22T14:32:00Z">
              <w:r w:rsidRPr="00C35B59">
                <w:rPr>
                  <w:sz w:val="20"/>
                  <w:szCs w:val="20"/>
                </w:rPr>
                <w:t>ECP_RES_UNAVAILABLE</w:t>
              </w:r>
            </w:ins>
          </w:p>
        </w:tc>
        <w:tc>
          <w:tcPr>
            <w:tcW w:w="5220" w:type="dxa"/>
            <w:tcPrChange w:id="607" w:author="Jansen, Adam (US)" w:date="2026-07-24T08:27:00Z" w16du:dateUtc="2026-07-24T13:27:00Z">
              <w:tcPr>
                <w:tcW w:w="5220" w:type="dxa"/>
                <w:gridSpan w:val="2"/>
              </w:tcPr>
            </w:tcPrChange>
          </w:tcPr>
          <w:p w14:paraId="11505F9B" w14:textId="5FF39FD8" w:rsidR="00994201" w:rsidRDefault="00FF0BC7" w:rsidP="00994201">
            <w:pPr>
              <w:rPr>
                <w:ins w:id="608" w:author="Jansen, Adam (US)" w:date="2026-06-22T09:31:00Z" w16du:dateUtc="2026-06-22T14:31:00Z"/>
                <w:sz w:val="20"/>
                <w:szCs w:val="20"/>
              </w:rPr>
            </w:pPr>
            <w:ins w:id="609" w:author="Jansen, Adam (US)" w:date="2026-07-24T08:42:00Z" w16du:dateUtc="2026-07-24T13:42:00Z">
              <w:r>
                <w:rPr>
                  <w:sz w:val="20"/>
                  <w:szCs w:val="20"/>
                </w:rPr>
                <w:t>-ENOENT</w:t>
              </w:r>
            </w:ins>
          </w:p>
        </w:tc>
      </w:tr>
    </w:tbl>
    <w:p w14:paraId="1EB9915F" w14:textId="77777777" w:rsidR="00994201" w:rsidRPr="00994201" w:rsidRDefault="00994201">
      <w:pPr>
        <w:rPr>
          <w:ins w:id="610" w:author="Jansen, Adam (US)" w:date="2026-06-22T09:31:00Z" w16du:dateUtc="2026-06-22T14:31:00Z"/>
        </w:rPr>
        <w:pPrChange w:id="611" w:author="Jansen, Adam (US)" w:date="2026-06-22T09:31:00Z" w16du:dateUtc="2026-06-22T14:31:00Z">
          <w:pPr>
            <w:pStyle w:val="Heading1"/>
          </w:pPr>
        </w:pPrChange>
      </w:pPr>
    </w:p>
    <w:p w14:paraId="284B023B" w14:textId="2840A4EE" w:rsidR="008627FC" w:rsidRDefault="008627FC">
      <w:pPr>
        <w:pStyle w:val="Heading1"/>
        <w:rPr>
          <w:ins w:id="612" w:author="Jansen, Adam (US)" w:date="2026-06-23T12:30:00Z" w16du:dateUtc="2026-06-23T17:30:00Z"/>
        </w:rPr>
      </w:pPr>
      <w:ins w:id="613" w:author="Jansen, Adam (US)" w:date="2026-06-23T12:30:00Z" w16du:dateUtc="2026-06-23T17:30:00Z">
        <w:r>
          <w:t>Revision History</w:t>
        </w:r>
      </w:ins>
    </w:p>
    <w:p w14:paraId="73E6F902" w14:textId="77777777" w:rsidR="008627FC" w:rsidRPr="008627FC" w:rsidRDefault="008627FC">
      <w:pPr>
        <w:rPr>
          <w:ins w:id="614" w:author="Jansen, Adam (US)" w:date="2026-06-23T12:30:00Z" w16du:dateUtc="2026-06-23T17:30:00Z"/>
        </w:rPr>
        <w:pPrChange w:id="615" w:author="Jansen, Adam (US)" w:date="2026-06-23T12:30:00Z" w16du:dateUtc="2026-06-23T17:30:00Z">
          <w:pPr>
            <w:pStyle w:val="Heading1"/>
          </w:pPr>
        </w:pPrChange>
      </w:pPr>
    </w:p>
    <w:sectPr w:rsidR="008627FC" w:rsidRPr="008627FC" w:rsidSect="006B2A43">
      <w:headerReference w:type="even" r:id="rId24"/>
      <w:headerReference w:type="default" r:id="rId25"/>
      <w:footerReference w:type="even" r:id="rId26"/>
      <w:footerReference w:type="default" r:id="rId27"/>
      <w:headerReference w:type="first" r:id="rId28"/>
      <w:footerReference w:type="first" r:id="rId29"/>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49EF" w14:textId="77777777" w:rsidR="00BD1353" w:rsidRDefault="00BD1353" w:rsidP="00C34D4E">
      <w:pPr>
        <w:spacing w:after="0" w:line="240" w:lineRule="auto"/>
      </w:pPr>
      <w:r>
        <w:separator/>
      </w:r>
    </w:p>
  </w:endnote>
  <w:endnote w:type="continuationSeparator" w:id="0">
    <w:p w14:paraId="5128F089" w14:textId="77777777" w:rsidR="00BD1353" w:rsidRDefault="00BD1353" w:rsidP="00C34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urrelektronik Thesis">
    <w:panose1 w:val="020B0503040302060204"/>
    <w:charset w:val="00"/>
    <w:family w:val="swiss"/>
    <w:pitch w:val="variable"/>
    <w:sig w:usb0="8000002F" w:usb1="5000200A" w:usb2="00000000" w:usb3="00000000" w:csb0="00000001" w:csb1="00000000"/>
  </w:font>
  <w:font w:name="Aptos Mono">
    <w:charset w:val="00"/>
    <w:family w:val="modern"/>
    <w:pitch w:val="fixed"/>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3137" w14:textId="77777777" w:rsidR="00C34D4E" w:rsidRDefault="00C34D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4E97" w14:textId="23F5FEF3" w:rsidR="00C34D4E" w:rsidRPr="006B2A43" w:rsidRDefault="006B2A43" w:rsidP="006B2A43">
    <w:pPr>
      <w:tabs>
        <w:tab w:val="center" w:pos="4550"/>
        <w:tab w:val="left" w:pos="5818"/>
      </w:tabs>
      <w:ind w:right="260"/>
      <w:jc w:val="right"/>
      <w:rPr>
        <w:color w:val="071320" w:themeColor="text2" w:themeShade="80"/>
      </w:rPr>
    </w:pPr>
    <w:r w:rsidRPr="006B2A43">
      <w:rPr>
        <w:noProof/>
      </w:rPr>
      <w:drawing>
        <wp:anchor distT="0" distB="0" distL="114300" distR="114300" simplePos="0" relativeHeight="251658240" behindDoc="0" locked="0" layoutInCell="1" allowOverlap="1" wp14:anchorId="7AE4FF07" wp14:editId="75F00FE8">
          <wp:simplePos x="0" y="0"/>
          <wp:positionH relativeFrom="leftMargin">
            <wp:posOffset>613439</wp:posOffset>
          </wp:positionH>
          <wp:positionV relativeFrom="paragraph">
            <wp:posOffset>11156</wp:posOffset>
          </wp:positionV>
          <wp:extent cx="1385976" cy="349858"/>
          <wp:effectExtent l="0" t="0" r="5080" b="0"/>
          <wp:wrapNone/>
          <wp:docPr id="164653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0511" name=""/>
                  <pic:cNvPicPr/>
                </pic:nvPicPr>
                <pic:blipFill>
                  <a:blip r:embed="rId1">
                    <a:extLst>
                      <a:ext uri="{28A0092B-C50C-407E-A947-70E740481C1C}">
                        <a14:useLocalDpi xmlns:a14="http://schemas.microsoft.com/office/drawing/2010/main" val="0"/>
                      </a:ext>
                    </a:extLst>
                  </a:blip>
                  <a:stretch>
                    <a:fillRect/>
                  </a:stretch>
                </pic:blipFill>
                <pic:spPr>
                  <a:xfrm>
                    <a:off x="0" y="0"/>
                    <a:ext cx="1385976" cy="349858"/>
                  </a:xfrm>
                  <a:prstGeom prst="rect">
                    <a:avLst/>
                  </a:prstGeom>
                </pic:spPr>
              </pic:pic>
            </a:graphicData>
          </a:graphic>
          <wp14:sizeRelH relativeFrom="margin">
            <wp14:pctWidth>0</wp14:pctWidth>
          </wp14:sizeRelH>
          <wp14:sizeRelV relativeFrom="margin">
            <wp14:pctHeight>0</wp14:pctHeight>
          </wp14:sizeRelV>
        </wp:anchor>
      </w:drawing>
    </w:r>
    <w:r w:rsidR="00943F4C">
      <w:rPr>
        <w:color w:val="0A1D30" w:themeColor="text2" w:themeShade="BF"/>
      </w:rPr>
      <w:fldChar w:fldCharType="begin"/>
    </w:r>
    <w:r w:rsidR="00943F4C">
      <w:rPr>
        <w:color w:val="0A1D30" w:themeColor="text2" w:themeShade="BF"/>
      </w:rPr>
      <w:instrText xml:space="preserve"> PAGE   \* MERGEFORMAT </w:instrText>
    </w:r>
    <w:r w:rsidR="00943F4C">
      <w:rPr>
        <w:color w:val="0A1D30" w:themeColor="text2" w:themeShade="BF"/>
      </w:rPr>
      <w:fldChar w:fldCharType="separate"/>
    </w:r>
    <w:r w:rsidR="00943F4C">
      <w:rPr>
        <w:noProof/>
        <w:color w:val="0A1D30" w:themeColor="text2" w:themeShade="BF"/>
      </w:rPr>
      <w:t>1</w:t>
    </w:r>
    <w:r w:rsidR="00943F4C">
      <w:rPr>
        <w:color w:val="0A1D30" w:themeColor="text2" w:themeShade="BF"/>
      </w:rPr>
      <w:fldChar w:fldCharType="end"/>
    </w:r>
    <w:r w:rsidR="00943F4C">
      <w:rPr>
        <w:color w:val="0A1D30" w:themeColor="text2" w:themeShade="B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914E" w14:textId="4779679B" w:rsidR="00943F4C" w:rsidRDefault="00943F4C">
    <w:pPr>
      <w:tabs>
        <w:tab w:val="center" w:pos="4550"/>
        <w:tab w:val="left" w:pos="5818"/>
      </w:tabs>
      <w:ind w:right="260"/>
      <w:jc w:val="right"/>
      <w:rPr>
        <w:color w:val="071320" w:themeColor="text2" w:themeShade="80"/>
      </w:rPr>
    </w:pPr>
  </w:p>
  <w:p w14:paraId="3DA9BE99" w14:textId="77777777" w:rsidR="00C34D4E" w:rsidRDefault="00C34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8DD1F" w14:textId="77777777" w:rsidR="00BD1353" w:rsidRDefault="00BD1353" w:rsidP="00C34D4E">
      <w:pPr>
        <w:spacing w:after="0" w:line="240" w:lineRule="auto"/>
      </w:pPr>
      <w:r>
        <w:separator/>
      </w:r>
    </w:p>
  </w:footnote>
  <w:footnote w:type="continuationSeparator" w:id="0">
    <w:p w14:paraId="334E7A05" w14:textId="77777777" w:rsidR="00BD1353" w:rsidRDefault="00BD1353" w:rsidP="00C34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627A" w14:textId="77777777" w:rsidR="00C34D4E" w:rsidRDefault="00C34D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787D" w14:textId="6F3A9FC9" w:rsidR="00C34D4E" w:rsidRDefault="00000000">
    <w:pPr>
      <w:pStyle w:val="Header"/>
    </w:pPr>
    <w:sdt>
      <w:sdtPr>
        <w:rPr>
          <w:rFonts w:asciiTheme="majorHAnsi" w:eastAsiaTheme="majorEastAsia" w:hAnsiTheme="majorHAnsi" w:cstheme="majorBidi"/>
          <w:color w:val="156082" w:themeColor="accent1"/>
        </w:rPr>
        <w:alias w:val="Title"/>
        <w:id w:val="78404852"/>
        <w:placeholder>
          <w:docPart w:val="F26980F8636D4984A8B3936955FD0D42"/>
        </w:placeholder>
        <w:dataBinding w:prefixMappings="xmlns:ns0='http://schemas.openxmlformats.org/package/2006/metadata/core-properties' xmlns:ns1='http://purl.org/dc/elements/1.1/'" w:xpath="/ns0:coreProperties[1]/ns1:title[1]" w:storeItemID="{6C3C8BC8-F283-45AE-878A-BAB7291924A1}"/>
        <w:text/>
      </w:sdtPr>
      <w:sdtContent>
        <w:r w:rsidR="00C34D4E">
          <w:rPr>
            <w:rFonts w:asciiTheme="majorHAnsi" w:eastAsiaTheme="majorEastAsia" w:hAnsiTheme="majorHAnsi" w:cstheme="majorBidi"/>
            <w:color w:val="156082" w:themeColor="accent1"/>
          </w:rPr>
          <w:t>ECP Protocol Specification</w:t>
        </w:r>
      </w:sdtContent>
    </w:sdt>
    <w:r w:rsidR="00C34D4E">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E767DB6B78354619989D56AF000F7CC2"/>
        </w:placeholder>
        <w:dataBinding w:prefixMappings="xmlns:ns0='http://schemas.microsoft.com/office/2006/coverPageProps'" w:xpath="/ns0:CoverPageProperties[1]/ns0:PublishDate[1]" w:storeItemID="{55AF091B-3C7A-41E3-B477-F2FDAA23CFDA}"/>
        <w:date w:fullDate="2026-04-08T00:00:00Z">
          <w:dateFormat w:val="MMMM d, yyyy"/>
          <w:lid w:val="en-US"/>
          <w:storeMappedDataAs w:val="dateTime"/>
          <w:calendar w:val="gregorian"/>
        </w:date>
      </w:sdtPr>
      <w:sdtContent>
        <w:r w:rsidR="00C34D4E">
          <w:rPr>
            <w:rFonts w:asciiTheme="majorHAnsi" w:eastAsiaTheme="majorEastAsia" w:hAnsiTheme="majorHAnsi" w:cstheme="majorBidi"/>
            <w:color w:val="156082" w:themeColor="accent1"/>
          </w:rPr>
          <w:t>April 8, 2026</w:t>
        </w:r>
      </w:sdtContent>
    </w:sdt>
  </w:p>
  <w:p w14:paraId="1AAFC20D" w14:textId="77777777" w:rsidR="00C34D4E" w:rsidRDefault="00C34D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F777" w14:textId="77777777" w:rsidR="00C34D4E" w:rsidRDefault="00C34D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3E7A"/>
    <w:multiLevelType w:val="hybridMultilevel"/>
    <w:tmpl w:val="43B4A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7471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9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7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DF1298E"/>
    <w:multiLevelType w:val="hybridMultilevel"/>
    <w:tmpl w:val="829048FC"/>
    <w:lvl w:ilvl="0" w:tplc="5C52331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299834">
    <w:abstractNumId w:val="2"/>
  </w:num>
  <w:num w:numId="2" w16cid:durableId="1797020338">
    <w:abstractNumId w:val="1"/>
  </w:num>
  <w:num w:numId="3" w16cid:durableId="13360355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sen, Adam (US)">
    <w15:presenceInfo w15:providerId="AD" w15:userId="S::adam.jansen@murrelektronik.com::6d5966f1-8141-4166-bd81-ba8c3a2abc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5F"/>
    <w:rsid w:val="00015D9A"/>
    <w:rsid w:val="00036519"/>
    <w:rsid w:val="00036B16"/>
    <w:rsid w:val="00064F29"/>
    <w:rsid w:val="0008057B"/>
    <w:rsid w:val="00082686"/>
    <w:rsid w:val="00092AC5"/>
    <w:rsid w:val="000B1295"/>
    <w:rsid w:val="000B2602"/>
    <w:rsid w:val="000C4F97"/>
    <w:rsid w:val="000E7808"/>
    <w:rsid w:val="000F1055"/>
    <w:rsid w:val="00102ED4"/>
    <w:rsid w:val="001109B9"/>
    <w:rsid w:val="00127C40"/>
    <w:rsid w:val="00137E57"/>
    <w:rsid w:val="00143ACC"/>
    <w:rsid w:val="00144687"/>
    <w:rsid w:val="00146FBC"/>
    <w:rsid w:val="00162E87"/>
    <w:rsid w:val="00171971"/>
    <w:rsid w:val="001941D4"/>
    <w:rsid w:val="001D01B3"/>
    <w:rsid w:val="001E0F53"/>
    <w:rsid w:val="00222DD7"/>
    <w:rsid w:val="00236BFE"/>
    <w:rsid w:val="00281DBE"/>
    <w:rsid w:val="0029009D"/>
    <w:rsid w:val="002A4B26"/>
    <w:rsid w:val="002C4746"/>
    <w:rsid w:val="002D01BD"/>
    <w:rsid w:val="00312495"/>
    <w:rsid w:val="00326AE0"/>
    <w:rsid w:val="00331783"/>
    <w:rsid w:val="00344268"/>
    <w:rsid w:val="00355138"/>
    <w:rsid w:val="003553C8"/>
    <w:rsid w:val="00390D15"/>
    <w:rsid w:val="003C5F7F"/>
    <w:rsid w:val="003D17F1"/>
    <w:rsid w:val="003F07DF"/>
    <w:rsid w:val="004276F3"/>
    <w:rsid w:val="00434FEB"/>
    <w:rsid w:val="00437FAD"/>
    <w:rsid w:val="0044068E"/>
    <w:rsid w:val="0045446D"/>
    <w:rsid w:val="004655C4"/>
    <w:rsid w:val="004717AB"/>
    <w:rsid w:val="00481A08"/>
    <w:rsid w:val="00491C89"/>
    <w:rsid w:val="0049345E"/>
    <w:rsid w:val="0049650C"/>
    <w:rsid w:val="004B285E"/>
    <w:rsid w:val="004C2449"/>
    <w:rsid w:val="004F2116"/>
    <w:rsid w:val="00505E5C"/>
    <w:rsid w:val="00506A59"/>
    <w:rsid w:val="00517C65"/>
    <w:rsid w:val="00521A3D"/>
    <w:rsid w:val="00521B21"/>
    <w:rsid w:val="00551A9C"/>
    <w:rsid w:val="00551FA0"/>
    <w:rsid w:val="0057032C"/>
    <w:rsid w:val="00572DC0"/>
    <w:rsid w:val="005A4A05"/>
    <w:rsid w:val="005B53CE"/>
    <w:rsid w:val="005C63ED"/>
    <w:rsid w:val="005C69BD"/>
    <w:rsid w:val="005C7189"/>
    <w:rsid w:val="005D4FDA"/>
    <w:rsid w:val="00632440"/>
    <w:rsid w:val="00633FD6"/>
    <w:rsid w:val="00642BE0"/>
    <w:rsid w:val="006B2A43"/>
    <w:rsid w:val="006B5806"/>
    <w:rsid w:val="006D024E"/>
    <w:rsid w:val="006F62A4"/>
    <w:rsid w:val="007125A2"/>
    <w:rsid w:val="00713EE3"/>
    <w:rsid w:val="0074240D"/>
    <w:rsid w:val="0074679B"/>
    <w:rsid w:val="00760863"/>
    <w:rsid w:val="007638B6"/>
    <w:rsid w:val="00796A8B"/>
    <w:rsid w:val="007A172B"/>
    <w:rsid w:val="007A2A07"/>
    <w:rsid w:val="007D0D79"/>
    <w:rsid w:val="007E17ED"/>
    <w:rsid w:val="007F0AF4"/>
    <w:rsid w:val="007F4D74"/>
    <w:rsid w:val="0080509F"/>
    <w:rsid w:val="00811FA4"/>
    <w:rsid w:val="008273F8"/>
    <w:rsid w:val="00834EC1"/>
    <w:rsid w:val="00844FA8"/>
    <w:rsid w:val="008627FC"/>
    <w:rsid w:val="00875897"/>
    <w:rsid w:val="008803AE"/>
    <w:rsid w:val="008B7056"/>
    <w:rsid w:val="008C37A9"/>
    <w:rsid w:val="008C7458"/>
    <w:rsid w:val="008D0567"/>
    <w:rsid w:val="008D0DD3"/>
    <w:rsid w:val="008D3293"/>
    <w:rsid w:val="008F5542"/>
    <w:rsid w:val="00906EAE"/>
    <w:rsid w:val="00914081"/>
    <w:rsid w:val="009162EB"/>
    <w:rsid w:val="00916430"/>
    <w:rsid w:val="009165C8"/>
    <w:rsid w:val="00943F4C"/>
    <w:rsid w:val="0097347D"/>
    <w:rsid w:val="00994201"/>
    <w:rsid w:val="00994A73"/>
    <w:rsid w:val="009B05C4"/>
    <w:rsid w:val="009B51E9"/>
    <w:rsid w:val="009D1F06"/>
    <w:rsid w:val="009D26FA"/>
    <w:rsid w:val="00A31296"/>
    <w:rsid w:val="00A77530"/>
    <w:rsid w:val="00A84036"/>
    <w:rsid w:val="00A965B7"/>
    <w:rsid w:val="00AA2E49"/>
    <w:rsid w:val="00AB6503"/>
    <w:rsid w:val="00AC354B"/>
    <w:rsid w:val="00AE79EC"/>
    <w:rsid w:val="00AF4B0E"/>
    <w:rsid w:val="00AF6371"/>
    <w:rsid w:val="00B20361"/>
    <w:rsid w:val="00B42392"/>
    <w:rsid w:val="00B473A0"/>
    <w:rsid w:val="00B502B4"/>
    <w:rsid w:val="00B6446F"/>
    <w:rsid w:val="00B73649"/>
    <w:rsid w:val="00B76839"/>
    <w:rsid w:val="00B84031"/>
    <w:rsid w:val="00BB189D"/>
    <w:rsid w:val="00BB5EA9"/>
    <w:rsid w:val="00BC6788"/>
    <w:rsid w:val="00BD1353"/>
    <w:rsid w:val="00BD65B7"/>
    <w:rsid w:val="00BD6616"/>
    <w:rsid w:val="00BF32DE"/>
    <w:rsid w:val="00BF4D2D"/>
    <w:rsid w:val="00BF51B3"/>
    <w:rsid w:val="00C05418"/>
    <w:rsid w:val="00C2494F"/>
    <w:rsid w:val="00C34D4E"/>
    <w:rsid w:val="00C35B59"/>
    <w:rsid w:val="00C86E8F"/>
    <w:rsid w:val="00C969C6"/>
    <w:rsid w:val="00CA5ED8"/>
    <w:rsid w:val="00CC1760"/>
    <w:rsid w:val="00CC3A85"/>
    <w:rsid w:val="00CC705F"/>
    <w:rsid w:val="00CD28A2"/>
    <w:rsid w:val="00CF5BD9"/>
    <w:rsid w:val="00D00CB3"/>
    <w:rsid w:val="00D10645"/>
    <w:rsid w:val="00D229FD"/>
    <w:rsid w:val="00D56B65"/>
    <w:rsid w:val="00D64CE2"/>
    <w:rsid w:val="00D706FB"/>
    <w:rsid w:val="00D851B1"/>
    <w:rsid w:val="00D926B3"/>
    <w:rsid w:val="00DA16A4"/>
    <w:rsid w:val="00DA5C87"/>
    <w:rsid w:val="00DB5550"/>
    <w:rsid w:val="00DC01AB"/>
    <w:rsid w:val="00DC261A"/>
    <w:rsid w:val="00DF4261"/>
    <w:rsid w:val="00E02FC3"/>
    <w:rsid w:val="00E04E1D"/>
    <w:rsid w:val="00E30985"/>
    <w:rsid w:val="00E61913"/>
    <w:rsid w:val="00E72B6F"/>
    <w:rsid w:val="00E75694"/>
    <w:rsid w:val="00E917BC"/>
    <w:rsid w:val="00E95F8D"/>
    <w:rsid w:val="00EB28E5"/>
    <w:rsid w:val="00ED1446"/>
    <w:rsid w:val="00F1784B"/>
    <w:rsid w:val="00F5095F"/>
    <w:rsid w:val="00F63178"/>
    <w:rsid w:val="00FF0BC7"/>
    <w:rsid w:val="00FF22FF"/>
    <w:rsid w:val="00FF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564CB"/>
  <w15:chartTrackingRefBased/>
  <w15:docId w15:val="{F1822B44-C3B6-4D95-9B80-C8383B95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95F"/>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95F"/>
    <w:pPr>
      <w:keepNext/>
      <w:keepLines/>
      <w:numPr>
        <w:ilvl w:val="1"/>
        <w:numId w:val="2"/>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095F"/>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095F"/>
    <w:pPr>
      <w:keepNext/>
      <w:keepLines/>
      <w:numPr>
        <w:ilvl w:val="3"/>
        <w:numId w:val="2"/>
      </w:numPr>
      <w:spacing w:before="80" w:after="40"/>
      <w:ind w:left="864"/>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95F"/>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95F"/>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95F"/>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95F"/>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95F"/>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0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0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95F"/>
    <w:rPr>
      <w:rFonts w:eastAsiaTheme="majorEastAsia" w:cstheme="majorBidi"/>
      <w:color w:val="272727" w:themeColor="text1" w:themeTint="D8"/>
    </w:rPr>
  </w:style>
  <w:style w:type="paragraph" w:styleId="Title">
    <w:name w:val="Title"/>
    <w:basedOn w:val="Normal"/>
    <w:next w:val="Normal"/>
    <w:link w:val="TitleChar"/>
    <w:uiPriority w:val="10"/>
    <w:qFormat/>
    <w:rsid w:val="00F50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95F"/>
    <w:pPr>
      <w:spacing w:before="160"/>
      <w:jc w:val="center"/>
    </w:pPr>
    <w:rPr>
      <w:i/>
      <w:iCs/>
      <w:color w:val="404040" w:themeColor="text1" w:themeTint="BF"/>
    </w:rPr>
  </w:style>
  <w:style w:type="character" w:customStyle="1" w:styleId="QuoteChar">
    <w:name w:val="Quote Char"/>
    <w:basedOn w:val="DefaultParagraphFont"/>
    <w:link w:val="Quote"/>
    <w:uiPriority w:val="29"/>
    <w:rsid w:val="00F5095F"/>
    <w:rPr>
      <w:i/>
      <w:iCs/>
      <w:color w:val="404040" w:themeColor="text1" w:themeTint="BF"/>
    </w:rPr>
  </w:style>
  <w:style w:type="paragraph" w:styleId="ListParagraph">
    <w:name w:val="List Paragraph"/>
    <w:basedOn w:val="Normal"/>
    <w:uiPriority w:val="34"/>
    <w:qFormat/>
    <w:rsid w:val="00F5095F"/>
    <w:pPr>
      <w:ind w:left="720"/>
      <w:contextualSpacing/>
    </w:pPr>
  </w:style>
  <w:style w:type="character" w:styleId="IntenseEmphasis">
    <w:name w:val="Intense Emphasis"/>
    <w:basedOn w:val="DefaultParagraphFont"/>
    <w:uiPriority w:val="21"/>
    <w:qFormat/>
    <w:rsid w:val="00F5095F"/>
    <w:rPr>
      <w:i/>
      <w:iCs/>
      <w:color w:val="0F4761" w:themeColor="accent1" w:themeShade="BF"/>
    </w:rPr>
  </w:style>
  <w:style w:type="paragraph" w:styleId="IntenseQuote">
    <w:name w:val="Intense Quote"/>
    <w:basedOn w:val="Normal"/>
    <w:next w:val="Normal"/>
    <w:link w:val="IntenseQuoteChar"/>
    <w:uiPriority w:val="30"/>
    <w:qFormat/>
    <w:rsid w:val="00F50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95F"/>
    <w:rPr>
      <w:i/>
      <w:iCs/>
      <w:color w:val="0F4761" w:themeColor="accent1" w:themeShade="BF"/>
    </w:rPr>
  </w:style>
  <w:style w:type="character" w:styleId="IntenseReference">
    <w:name w:val="Intense Reference"/>
    <w:basedOn w:val="DefaultParagraphFont"/>
    <w:uiPriority w:val="32"/>
    <w:qFormat/>
    <w:rsid w:val="00F5095F"/>
    <w:rPr>
      <w:b/>
      <w:bCs/>
      <w:smallCaps/>
      <w:color w:val="0F4761" w:themeColor="accent1" w:themeShade="BF"/>
      <w:spacing w:val="5"/>
    </w:rPr>
  </w:style>
  <w:style w:type="table" w:styleId="TableGrid">
    <w:name w:val="Table Grid"/>
    <w:basedOn w:val="TableNormal"/>
    <w:uiPriority w:val="39"/>
    <w:rsid w:val="00C0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C0541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1">
    <w:name w:val="Grid Table 7 Colorful Accent 1"/>
    <w:basedOn w:val="TableNormal"/>
    <w:uiPriority w:val="52"/>
    <w:rsid w:val="000E780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1">
    <w:name w:val="Grid Table 1 Light Accent 1"/>
    <w:basedOn w:val="TableNormal"/>
    <w:uiPriority w:val="46"/>
    <w:rsid w:val="000E780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FF22FF"/>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D6616"/>
    <w:pPr>
      <w:tabs>
        <w:tab w:val="left" w:pos="480"/>
        <w:tab w:val="right" w:leader="dot" w:pos="9350"/>
      </w:tabs>
      <w:spacing w:after="100"/>
      <w:contextualSpacing/>
    </w:pPr>
  </w:style>
  <w:style w:type="paragraph" w:styleId="TOC2">
    <w:name w:val="toc 2"/>
    <w:basedOn w:val="Normal"/>
    <w:next w:val="Normal"/>
    <w:autoRedefine/>
    <w:uiPriority w:val="39"/>
    <w:unhideWhenUsed/>
    <w:rsid w:val="00BD6616"/>
    <w:pPr>
      <w:tabs>
        <w:tab w:val="left" w:pos="960"/>
        <w:tab w:val="right" w:leader="dot" w:pos="9350"/>
      </w:tabs>
      <w:spacing w:after="100"/>
      <w:ind w:left="245"/>
      <w:contextualSpacing/>
    </w:pPr>
  </w:style>
  <w:style w:type="paragraph" w:styleId="TOC3">
    <w:name w:val="toc 3"/>
    <w:basedOn w:val="Normal"/>
    <w:next w:val="Normal"/>
    <w:autoRedefine/>
    <w:uiPriority w:val="39"/>
    <w:unhideWhenUsed/>
    <w:rsid w:val="00BD6616"/>
    <w:pPr>
      <w:tabs>
        <w:tab w:val="left" w:pos="1440"/>
        <w:tab w:val="right" w:leader="dot" w:pos="9350"/>
      </w:tabs>
      <w:spacing w:after="100"/>
      <w:ind w:left="475"/>
      <w:contextualSpacing/>
    </w:pPr>
  </w:style>
  <w:style w:type="character" w:styleId="Hyperlink">
    <w:name w:val="Hyperlink"/>
    <w:basedOn w:val="DefaultParagraphFont"/>
    <w:uiPriority w:val="99"/>
    <w:unhideWhenUsed/>
    <w:rsid w:val="00FF22FF"/>
    <w:rPr>
      <w:color w:val="467886" w:themeColor="hyperlink"/>
      <w:u w:val="single"/>
    </w:rPr>
  </w:style>
  <w:style w:type="table" w:styleId="GridTable5Dark-Accent1">
    <w:name w:val="Grid Table 5 Dark Accent 1"/>
    <w:basedOn w:val="TableNormal"/>
    <w:uiPriority w:val="50"/>
    <w:rsid w:val="00A775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PlainTable2">
    <w:name w:val="Plain Table 2"/>
    <w:basedOn w:val="TableNormal"/>
    <w:uiPriority w:val="42"/>
    <w:rsid w:val="005C69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A3129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F51B3"/>
    <w:rPr>
      <w:color w:val="605E5C"/>
      <w:shd w:val="clear" w:color="auto" w:fill="E1DFDD"/>
    </w:rPr>
  </w:style>
  <w:style w:type="character" w:styleId="FollowedHyperlink">
    <w:name w:val="FollowedHyperlink"/>
    <w:basedOn w:val="DefaultParagraphFont"/>
    <w:uiPriority w:val="99"/>
    <w:semiHidden/>
    <w:unhideWhenUsed/>
    <w:rsid w:val="00BF4D2D"/>
    <w:rPr>
      <w:color w:val="96607D" w:themeColor="followedHyperlink"/>
      <w:u w:val="single"/>
    </w:rPr>
  </w:style>
  <w:style w:type="table" w:styleId="ListTable7Colorful-Accent1">
    <w:name w:val="List Table 7 Colorful Accent 1"/>
    <w:basedOn w:val="TableNormal"/>
    <w:uiPriority w:val="52"/>
    <w:rsid w:val="0080509F"/>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BF32DE"/>
    <w:pPr>
      <w:spacing w:after="200" w:line="240" w:lineRule="auto"/>
    </w:pPr>
    <w:rPr>
      <w:i/>
      <w:iCs/>
      <w:color w:val="0E2841" w:themeColor="text2"/>
      <w:sz w:val="18"/>
      <w:szCs w:val="18"/>
    </w:rPr>
  </w:style>
  <w:style w:type="table" w:styleId="GridTable6Colorful-Accent1">
    <w:name w:val="Grid Table 6 Colorful Accent 1"/>
    <w:basedOn w:val="TableNormal"/>
    <w:uiPriority w:val="51"/>
    <w:rsid w:val="00834EC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C34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D4E"/>
  </w:style>
  <w:style w:type="paragraph" w:styleId="Footer">
    <w:name w:val="footer"/>
    <w:basedOn w:val="Normal"/>
    <w:link w:val="FooterChar"/>
    <w:uiPriority w:val="99"/>
    <w:unhideWhenUsed/>
    <w:rsid w:val="00C34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D4E"/>
  </w:style>
  <w:style w:type="paragraph" w:styleId="NoSpacing">
    <w:name w:val="No Spacing"/>
    <w:link w:val="NoSpacingChar"/>
    <w:uiPriority w:val="1"/>
    <w:qFormat/>
    <w:rsid w:val="00943F4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43F4C"/>
    <w:rPr>
      <w:rFonts w:eastAsiaTheme="minorEastAsia"/>
      <w:kern w:val="0"/>
      <w:sz w:val="22"/>
      <w:szCs w:val="22"/>
      <w14:ligatures w14:val="none"/>
    </w:rPr>
  </w:style>
  <w:style w:type="table" w:styleId="GridTable1Light">
    <w:name w:val="Grid Table 1 Light"/>
    <w:basedOn w:val="TableNormal"/>
    <w:uiPriority w:val="46"/>
    <w:rsid w:val="00943F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51E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1">
    <w:name w:val="List Table 1 Light Accent 1"/>
    <w:basedOn w:val="TableNormal"/>
    <w:uiPriority w:val="46"/>
    <w:rsid w:val="009B51E9"/>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1">
    <w:name w:val="List Table 2 Accent 1"/>
    <w:basedOn w:val="TableNormal"/>
    <w:uiPriority w:val="47"/>
    <w:rsid w:val="009B51E9"/>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B51E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D00C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atracker.ietf.org/doc/html/rfc2119" TargetMode="Externa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2.sv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ntTable" Target="fontTable.xml"/><Relationship Id="rId8"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6980F8636D4984A8B3936955FD0D42"/>
        <w:category>
          <w:name w:val="General"/>
          <w:gallery w:val="placeholder"/>
        </w:category>
        <w:types>
          <w:type w:val="bbPlcHdr"/>
        </w:types>
        <w:behaviors>
          <w:behavior w:val="content"/>
        </w:behaviors>
        <w:guid w:val="{85172341-3C51-4562-9F40-162EE88F1F75}"/>
      </w:docPartPr>
      <w:docPartBody>
        <w:p w:rsidR="00EA50FF" w:rsidRDefault="002A76CB" w:rsidP="002A76CB">
          <w:pPr>
            <w:pStyle w:val="F26980F8636D4984A8B3936955FD0D42"/>
          </w:pPr>
          <w:r>
            <w:rPr>
              <w:rFonts w:asciiTheme="majorHAnsi" w:eastAsiaTheme="majorEastAsia" w:hAnsiTheme="majorHAnsi" w:cstheme="majorBidi"/>
              <w:color w:val="156082" w:themeColor="accent1"/>
              <w:sz w:val="27"/>
              <w:szCs w:val="27"/>
            </w:rPr>
            <w:t>[Document title]</w:t>
          </w:r>
        </w:p>
      </w:docPartBody>
    </w:docPart>
    <w:docPart>
      <w:docPartPr>
        <w:name w:val="E767DB6B78354619989D56AF000F7CC2"/>
        <w:category>
          <w:name w:val="General"/>
          <w:gallery w:val="placeholder"/>
        </w:category>
        <w:types>
          <w:type w:val="bbPlcHdr"/>
        </w:types>
        <w:behaviors>
          <w:behavior w:val="content"/>
        </w:behaviors>
        <w:guid w:val="{DD4AFD69-41AB-4147-B600-2D75C7E6A2CE}"/>
      </w:docPartPr>
      <w:docPartBody>
        <w:p w:rsidR="00EA50FF" w:rsidRDefault="002A76CB" w:rsidP="002A76CB">
          <w:pPr>
            <w:pStyle w:val="E767DB6B78354619989D56AF000F7CC2"/>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urrelektronik Thesis">
    <w:panose1 w:val="020B0503040302060204"/>
    <w:charset w:val="00"/>
    <w:family w:val="swiss"/>
    <w:pitch w:val="variable"/>
    <w:sig w:usb0="8000002F" w:usb1="5000200A" w:usb2="00000000" w:usb3="00000000" w:csb0="00000001" w:csb1="00000000"/>
  </w:font>
  <w:font w:name="Aptos Mono">
    <w:charset w:val="00"/>
    <w:family w:val="modern"/>
    <w:pitch w:val="fixed"/>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6CB"/>
    <w:rsid w:val="002A76CB"/>
    <w:rsid w:val="002D01BD"/>
    <w:rsid w:val="00355138"/>
    <w:rsid w:val="004A5186"/>
    <w:rsid w:val="008B20F9"/>
    <w:rsid w:val="00AF0D14"/>
    <w:rsid w:val="00B76839"/>
    <w:rsid w:val="00C61754"/>
    <w:rsid w:val="00E8289A"/>
    <w:rsid w:val="00E917BC"/>
    <w:rsid w:val="00EA50FF"/>
    <w:rsid w:val="00ED1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6980F8636D4984A8B3936955FD0D42">
    <w:name w:val="F26980F8636D4984A8B3936955FD0D42"/>
    <w:rsid w:val="002A76CB"/>
  </w:style>
  <w:style w:type="paragraph" w:customStyle="1" w:styleId="E767DB6B78354619989D56AF000F7CC2">
    <w:name w:val="E767DB6B78354619989D56AF000F7CC2"/>
    <w:rsid w:val="002A76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06E626-0812-442C-A4DB-5560C9613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26331</TotalTime>
  <Pages>29</Pages>
  <Words>4765</Words>
  <Characters>27167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ECP Protocol Specification</vt:lpstr>
    </vt:vector>
  </TitlesOfParts>
  <Company/>
  <LinksUpToDate>false</LinksUpToDate>
  <CharactersWithSpaces>31869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ECP Protocol Specification</dc:title>
  <dc:subject/>
  <dc:creator>Jansen, Adam (US)</dc:creator>
  <cp:keywords/>
  <dc:description/>
  <cp:lastModifiedBy>Jansen, Adam (US)</cp:lastModifiedBy>
  <cp:revision>10</cp:revision>
  <dcterms:created xsi:type="dcterms:W3CDTF">2026-02-05T21:03:00Z</dcterms:created>
  <dcterms:modified xsi:type="dcterms:W3CDTF">2026-07-24T13:42:00Z</dcterms:modified>
</cp:coreProperties>
</file>